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27569549"/>
        <w:docPartObj>
          <w:docPartGallery w:val="Cover Pages"/>
          <w:docPartUnique/>
        </w:docPartObj>
      </w:sdtPr>
      <w:sdtContent>
        <w:p w14:paraId="5262B289" w14:textId="6F846E72" w:rsidR="001601EF" w:rsidRDefault="001601EF"/>
        <w:p w14:paraId="2E0BF465" w14:textId="6472E40B" w:rsidR="001601EF" w:rsidRDefault="00025EB9">
          <w:pPr>
            <w:rPr>
              <w:rFonts w:asciiTheme="majorHAnsi" w:eastAsiaTheme="majorEastAsia" w:hAnsiTheme="majorHAnsi" w:cstheme="majorBidi"/>
              <w:b/>
              <w:bCs/>
              <w:color w:val="2F5496" w:themeColor="accent1" w:themeShade="BF"/>
              <w:sz w:val="28"/>
              <w:szCs w:val="28"/>
            </w:rPr>
          </w:pPr>
          <w:r>
            <w:rPr>
              <w:noProof/>
              <w:lang w:eastAsia="zh-CN"/>
            </w:rPr>
            <mc:AlternateContent>
              <mc:Choice Requires="wps">
                <w:drawing>
                  <wp:anchor distT="0" distB="0" distL="114300" distR="114300" simplePos="0" relativeHeight="251661312" behindDoc="0" locked="0" layoutInCell="1" allowOverlap="1" wp14:anchorId="26A36213" wp14:editId="359CE92D">
                    <wp:simplePos x="0" y="0"/>
                    <wp:positionH relativeFrom="column">
                      <wp:posOffset>381000</wp:posOffset>
                    </wp:positionH>
                    <wp:positionV relativeFrom="paragraph">
                      <wp:posOffset>5611495</wp:posOffset>
                    </wp:positionV>
                    <wp:extent cx="914400" cy="298450"/>
                    <wp:effectExtent l="0" t="0" r="0" b="0"/>
                    <wp:wrapNone/>
                    <wp:docPr id="7" name="Text Box 7"/>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53E2F51F" w14:textId="055BF39B" w:rsidR="00025EB9" w:rsidRPr="00025EB9" w:rsidRDefault="00025EB9">
                                <w:pPr>
                                  <w:rPr>
                                    <w:color w:val="7F7F7F" w:themeColor="text1" w:themeTint="80"/>
                                  </w:rPr>
                                </w:pPr>
                                <w:r w:rsidRPr="00025EB9">
                                  <w:rPr>
                                    <w:color w:val="7F7F7F" w:themeColor="text1" w:themeTint="80"/>
                                  </w:rPr>
                                  <w:t>Version 0.1.4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A36213" id="_x0000_t202" coordsize="21600,21600" o:spt="202" path="m,l,21600r21600,l21600,xe">
                    <v:stroke joinstyle="miter"/>
                    <v:path gradientshapeok="t" o:connecttype="rect"/>
                  </v:shapetype>
                  <v:shape id="Text Box 7" o:spid="_x0000_s1026" type="#_x0000_t202" style="position:absolute;margin-left:30pt;margin-top:441.85pt;width:1in;height:23.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" filled="f" stroked="f" strokeweight=".5pt">
                    <v:textbox>
                      <w:txbxContent>
                        <w:p w14:paraId="53E2F51F" w14:textId="055BF39B" w:rsidR="00025EB9" w:rsidRPr="00025EB9" w:rsidRDefault="00025EB9">
                          <w:pPr>
                            <w:rPr>
                              <w:color w:val="7F7F7F" w:themeColor="text1" w:themeTint="80"/>
                            </w:rPr>
                          </w:pPr>
                          <w:r w:rsidRPr="00025EB9">
                            <w:rPr>
                              <w:color w:val="7F7F7F" w:themeColor="text1" w:themeTint="80"/>
                            </w:rPr>
                            <w:t>Version 0.1.4</w:t>
                          </w:r>
                        </w:p>
                      </w:txbxContent>
                    </v:textbox>
                  </v:shape>
                </w:pict>
              </mc:Fallback>
            </mc:AlternateContent>
          </w:r>
          <w:r w:rsidR="001601EF">
            <w:rPr>
              <w:noProof/>
              <w:lang w:eastAsia="zh-CN"/>
            </w:rPr>
            <mc:AlternateContent>
              <mc:Choice Requires="wps">
                <w:drawing>
                  <wp:anchor distT="0" distB="0" distL="182880" distR="182880" simplePos="0" relativeHeight="251660288" behindDoc="0" locked="0" layoutInCell="1" allowOverlap="1" wp14:anchorId="482473BA" wp14:editId="05E0A564">
                    <wp:simplePos x="0" y="0"/>
                    <wp:positionH relativeFrom="margin">
                      <wp:posOffset>451485</wp:posOffset>
                    </wp:positionH>
                    <wp:positionV relativeFrom="page">
                      <wp:posOffset>5431790</wp:posOffset>
                    </wp:positionV>
                    <wp:extent cx="4686300" cy="6720840"/>
                    <wp:effectExtent l="0" t="0" r="381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AB809D" w14:textId="491552B2" w:rsidR="001601EF" w:rsidRPr="001601EF" w:rsidRDefault="001601EF">
                                <w:pPr>
                                  <w:pStyle w:val="NoSpacing"/>
                                  <w:spacing w:before="40" w:after="560" w:line="216" w:lineRule="auto"/>
                                  <w:rPr>
                                    <w:color w:val="4472C4" w:themeColor="accent1"/>
                                    <w:sz w:val="72"/>
                                    <w:szCs w:val="72"/>
                                    <w:lang w:val="pt-BR"/>
                                  </w:rPr>
                                </w:pPr>
                                <w:sdt>
                                  <w:sdtPr>
                                    <w:rPr>
                                      <w:color w:val="4472C4" w:themeColor="accent1"/>
                                      <w:sz w:val="72"/>
                                      <w:szCs w:val="72"/>
                                      <w:lang w:val="pt-BR"/>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1601EF">
                                      <w:rPr>
                                        <w:color w:val="4472C4" w:themeColor="accent1"/>
                                        <w:sz w:val="72"/>
                                        <w:szCs w:val="72"/>
                                        <w:lang w:val="pt-BR"/>
                                      </w:rPr>
                                      <w:t xml:space="preserve">IGEM User </w:t>
                                    </w:r>
                                    <w:proofErr w:type="spellStart"/>
                                    <w:r w:rsidRPr="001601EF">
                                      <w:rPr>
                                        <w:color w:val="4472C4" w:themeColor="accent1"/>
                                        <w:sz w:val="72"/>
                                        <w:szCs w:val="72"/>
                                        <w:lang w:val="pt-BR"/>
                                      </w:rPr>
                                      <w:t>Guider</w:t>
                                    </w:r>
                                    <w:proofErr w:type="spellEnd"/>
                                  </w:sdtContent>
                                </w:sdt>
                              </w:p>
                              <w:sdt>
                                <w:sdtPr>
                                  <w:rPr>
                                    <w:color w:val="44546A" w:themeColor="text2"/>
                                    <w:sz w:val="44"/>
                                    <w:szCs w:val="44"/>
                                    <w:lang w:val="pt-BR"/>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D71CA2C" w14:textId="2AE6A400" w:rsidR="001601EF" w:rsidRPr="00C50691" w:rsidRDefault="00C50691">
                                    <w:pPr>
                                      <w:pStyle w:val="NoSpacing"/>
                                      <w:spacing w:before="40" w:after="40"/>
                                      <w:rPr>
                                        <w:color w:val="44546A" w:themeColor="text2"/>
                                        <w:sz w:val="44"/>
                                        <w:szCs w:val="44"/>
                                        <w:lang w:val="pt-BR"/>
                                      </w:rPr>
                                    </w:pPr>
                                    <w:proofErr w:type="spellStart"/>
                                    <w:r w:rsidRPr="00C50691">
                                      <w:rPr>
                                        <w:color w:val="44546A" w:themeColor="text2"/>
                                        <w:sz w:val="44"/>
                                        <w:szCs w:val="44"/>
                                        <w:lang w:val="pt-BR"/>
                                      </w:rPr>
                                      <w:t>Integrative</w:t>
                                    </w:r>
                                    <w:proofErr w:type="spellEnd"/>
                                    <w:r w:rsidRPr="00C50691">
                                      <w:rPr>
                                        <w:color w:val="44546A" w:themeColor="text2"/>
                                        <w:sz w:val="44"/>
                                        <w:szCs w:val="44"/>
                                        <w:lang w:val="pt-BR"/>
                                      </w:rPr>
                                      <w:t xml:space="preserve"> Genome-Exposome Method </w:t>
                                    </w:r>
                                  </w:p>
                                </w:sdtContent>
                              </w:sdt>
                              <w:sdt>
                                <w:sdtPr>
                                  <w:rPr>
                                    <w:caps/>
                                    <w:color w:val="7F7F7F" w:themeColor="text1" w:themeTint="80"/>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3165CA3C" w14:textId="6B3D276D" w:rsidR="001601EF" w:rsidRPr="00C50691" w:rsidRDefault="00025EB9">
                                    <w:pPr>
                                      <w:pStyle w:val="NoSpacing"/>
                                      <w:spacing w:before="80" w:after="40"/>
                                      <w:rPr>
                                        <w:caps/>
                                        <w:color w:val="7F7F7F" w:themeColor="text1" w:themeTint="80"/>
                                        <w:sz w:val="24"/>
                                        <w:szCs w:val="24"/>
                                      </w:rPr>
                                    </w:pPr>
                                    <w:r>
                                      <w:rPr>
                                        <w:caps/>
                                        <w:color w:val="7F7F7F" w:themeColor="text1" w:themeTint="80"/>
                                        <w:sz w:val="24"/>
                                        <w:szCs w:val="24"/>
                                      </w:rPr>
                                      <w:t xml:space="preserve">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482473BA" id="Text Box 131" o:spid="_x0000_s1027" type="#_x0000_t202" style="position:absolute;margin-left:35.55pt;margin-top:427.7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04aQdwIAAF4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" filled="f" stroked="f" strokeweight=".5pt">
                    <v:textbox style="mso-fit-shape-to-text:t" inset="0,0,0,0">
                      <w:txbxContent>
                        <w:p w14:paraId="1BAB809D" w14:textId="491552B2" w:rsidR="001601EF" w:rsidRPr="001601EF" w:rsidRDefault="001601EF">
                          <w:pPr>
                            <w:pStyle w:val="NoSpacing"/>
                            <w:spacing w:before="40" w:after="560" w:line="216" w:lineRule="auto"/>
                            <w:rPr>
                              <w:color w:val="4472C4" w:themeColor="accent1"/>
                              <w:sz w:val="72"/>
                              <w:szCs w:val="72"/>
                              <w:lang w:val="pt-BR"/>
                            </w:rPr>
                          </w:pPr>
                          <w:sdt>
                            <w:sdtPr>
                              <w:rPr>
                                <w:color w:val="4472C4" w:themeColor="accent1"/>
                                <w:sz w:val="72"/>
                                <w:szCs w:val="72"/>
                                <w:lang w:val="pt-BR"/>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1601EF">
                                <w:rPr>
                                  <w:color w:val="4472C4" w:themeColor="accent1"/>
                                  <w:sz w:val="72"/>
                                  <w:szCs w:val="72"/>
                                  <w:lang w:val="pt-BR"/>
                                </w:rPr>
                                <w:t xml:space="preserve">IGEM User </w:t>
                              </w:r>
                              <w:proofErr w:type="spellStart"/>
                              <w:r w:rsidRPr="001601EF">
                                <w:rPr>
                                  <w:color w:val="4472C4" w:themeColor="accent1"/>
                                  <w:sz w:val="72"/>
                                  <w:szCs w:val="72"/>
                                  <w:lang w:val="pt-BR"/>
                                </w:rPr>
                                <w:t>Guider</w:t>
                              </w:r>
                              <w:proofErr w:type="spellEnd"/>
                            </w:sdtContent>
                          </w:sdt>
                        </w:p>
                        <w:sdt>
                          <w:sdtPr>
                            <w:rPr>
                              <w:color w:val="44546A" w:themeColor="text2"/>
                              <w:sz w:val="44"/>
                              <w:szCs w:val="44"/>
                              <w:lang w:val="pt-BR"/>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D71CA2C" w14:textId="2AE6A400" w:rsidR="001601EF" w:rsidRPr="00C50691" w:rsidRDefault="00C50691">
                              <w:pPr>
                                <w:pStyle w:val="NoSpacing"/>
                                <w:spacing w:before="40" w:after="40"/>
                                <w:rPr>
                                  <w:color w:val="44546A" w:themeColor="text2"/>
                                  <w:sz w:val="44"/>
                                  <w:szCs w:val="44"/>
                                  <w:lang w:val="pt-BR"/>
                                </w:rPr>
                              </w:pPr>
                              <w:proofErr w:type="spellStart"/>
                              <w:r w:rsidRPr="00C50691">
                                <w:rPr>
                                  <w:color w:val="44546A" w:themeColor="text2"/>
                                  <w:sz w:val="44"/>
                                  <w:szCs w:val="44"/>
                                  <w:lang w:val="pt-BR"/>
                                </w:rPr>
                                <w:t>Integrative</w:t>
                              </w:r>
                              <w:proofErr w:type="spellEnd"/>
                              <w:r w:rsidRPr="00C50691">
                                <w:rPr>
                                  <w:color w:val="44546A" w:themeColor="text2"/>
                                  <w:sz w:val="44"/>
                                  <w:szCs w:val="44"/>
                                  <w:lang w:val="pt-BR"/>
                                </w:rPr>
                                <w:t xml:space="preserve"> Genome-Exposome Method </w:t>
                              </w:r>
                            </w:p>
                          </w:sdtContent>
                        </w:sdt>
                        <w:sdt>
                          <w:sdtPr>
                            <w:rPr>
                              <w:caps/>
                              <w:color w:val="7F7F7F" w:themeColor="text1" w:themeTint="80"/>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3165CA3C" w14:textId="6B3D276D" w:rsidR="001601EF" w:rsidRPr="00C50691" w:rsidRDefault="00025EB9">
                              <w:pPr>
                                <w:pStyle w:val="NoSpacing"/>
                                <w:spacing w:before="80" w:after="40"/>
                                <w:rPr>
                                  <w:caps/>
                                  <w:color w:val="7F7F7F" w:themeColor="text1" w:themeTint="80"/>
                                  <w:sz w:val="24"/>
                                  <w:szCs w:val="24"/>
                                </w:rPr>
                              </w:pPr>
                              <w:r>
                                <w:rPr>
                                  <w:caps/>
                                  <w:color w:val="7F7F7F" w:themeColor="text1" w:themeTint="80"/>
                                  <w:sz w:val="24"/>
                                  <w:szCs w:val="24"/>
                                </w:rPr>
                                <w:t xml:space="preserve">     </w:t>
                              </w:r>
                            </w:p>
                          </w:sdtContent>
                        </w:sdt>
                      </w:txbxContent>
                    </v:textbox>
                    <w10:wrap type="square" anchorx="margin" anchory="page"/>
                  </v:shape>
                </w:pict>
              </mc:Fallback>
            </mc:AlternateContent>
          </w:r>
          <w:r w:rsidR="001601EF">
            <w:rPr>
              <w:noProof/>
              <w:lang w:eastAsia="zh-CN"/>
            </w:rPr>
            <mc:AlternateContent>
              <mc:Choice Requires="wps">
                <w:drawing>
                  <wp:anchor distT="0" distB="0" distL="114300" distR="114300" simplePos="0" relativeHeight="251659264" behindDoc="0" locked="0" layoutInCell="1" allowOverlap="1" wp14:anchorId="611F1414" wp14:editId="147CC32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290C27E1" w14:textId="5905DFEF" w:rsidR="001601EF" w:rsidRDefault="001601EF">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11F1414" id="Rectangle 132" o:spid="_x0000_s1028"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1vOi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kSkj&#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AA1vOi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290C27E1" w14:textId="5905DFEF" w:rsidR="001601EF" w:rsidRDefault="001601EF">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001601EF">
            <w:br w:type="page"/>
          </w:r>
        </w:p>
      </w:sdtContent>
    </w:sdt>
    <w:sdt>
      <w:sdtPr>
        <w:id w:val="434642016"/>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4D77539B" w14:textId="6F79C874" w:rsidR="00D200C3" w:rsidRDefault="00D200C3">
          <w:pPr>
            <w:pStyle w:val="TOCHeading"/>
          </w:pPr>
          <w:r>
            <w:t>Table of Contents</w:t>
          </w:r>
        </w:p>
        <w:p w14:paraId="582FFA4A" w14:textId="47835278" w:rsidR="00280D40" w:rsidRDefault="00D200C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39042855" w:history="1">
            <w:r w:rsidR="00280D40" w:rsidRPr="0026753B">
              <w:rPr>
                <w:rStyle w:val="Hyperlink"/>
                <w:noProof/>
              </w:rPr>
              <w:t>Introduction</w:t>
            </w:r>
            <w:r w:rsidR="00280D40">
              <w:rPr>
                <w:noProof/>
                <w:webHidden/>
              </w:rPr>
              <w:tab/>
            </w:r>
            <w:r w:rsidR="00280D40">
              <w:rPr>
                <w:noProof/>
                <w:webHidden/>
              </w:rPr>
              <w:fldChar w:fldCharType="begin"/>
            </w:r>
            <w:r w:rsidR="00280D40">
              <w:rPr>
                <w:noProof/>
                <w:webHidden/>
              </w:rPr>
              <w:instrText xml:space="preserve"> PAGEREF _Toc139042855 \h </w:instrText>
            </w:r>
            <w:r w:rsidR="00280D40">
              <w:rPr>
                <w:noProof/>
                <w:webHidden/>
              </w:rPr>
            </w:r>
            <w:r w:rsidR="00280D40">
              <w:rPr>
                <w:noProof/>
                <w:webHidden/>
              </w:rPr>
              <w:fldChar w:fldCharType="separate"/>
            </w:r>
            <w:r w:rsidR="00280D40">
              <w:rPr>
                <w:noProof/>
                <w:webHidden/>
              </w:rPr>
              <w:t>3</w:t>
            </w:r>
            <w:r w:rsidR="00280D40">
              <w:rPr>
                <w:noProof/>
                <w:webHidden/>
              </w:rPr>
              <w:fldChar w:fldCharType="end"/>
            </w:r>
          </w:hyperlink>
        </w:p>
        <w:p w14:paraId="43A1E052" w14:textId="146F8609" w:rsidR="00280D40" w:rsidRDefault="00280D40">
          <w:pPr>
            <w:pStyle w:val="TOC1"/>
            <w:tabs>
              <w:tab w:val="right" w:leader="dot" w:pos="9350"/>
            </w:tabs>
            <w:rPr>
              <w:rFonts w:eastAsiaTheme="minorEastAsia" w:cstheme="minorBidi"/>
              <w:b w:val="0"/>
              <w:bCs w:val="0"/>
              <w:i w:val="0"/>
              <w:iCs w:val="0"/>
              <w:noProof/>
            </w:rPr>
          </w:pPr>
          <w:hyperlink w:anchor="_Toc139042856" w:history="1">
            <w:r w:rsidRPr="0026753B">
              <w:rPr>
                <w:rStyle w:val="Hyperlink"/>
                <w:noProof/>
              </w:rPr>
              <w:t>Inst</w:t>
            </w:r>
            <w:r w:rsidRPr="0026753B">
              <w:rPr>
                <w:rStyle w:val="Hyperlink"/>
                <w:noProof/>
              </w:rPr>
              <w:t>a</w:t>
            </w:r>
            <w:r w:rsidRPr="0026753B">
              <w:rPr>
                <w:rStyle w:val="Hyperlink"/>
                <w:noProof/>
              </w:rPr>
              <w:t>ll</w:t>
            </w:r>
            <w:r>
              <w:rPr>
                <w:noProof/>
                <w:webHidden/>
              </w:rPr>
              <w:tab/>
            </w:r>
            <w:r>
              <w:rPr>
                <w:noProof/>
                <w:webHidden/>
              </w:rPr>
              <w:fldChar w:fldCharType="begin"/>
            </w:r>
            <w:r>
              <w:rPr>
                <w:noProof/>
                <w:webHidden/>
              </w:rPr>
              <w:instrText xml:space="preserve"> PAGEREF _Toc139042856 \h </w:instrText>
            </w:r>
            <w:r>
              <w:rPr>
                <w:noProof/>
                <w:webHidden/>
              </w:rPr>
            </w:r>
            <w:r>
              <w:rPr>
                <w:noProof/>
                <w:webHidden/>
              </w:rPr>
              <w:fldChar w:fldCharType="separate"/>
            </w:r>
            <w:r>
              <w:rPr>
                <w:noProof/>
                <w:webHidden/>
              </w:rPr>
              <w:t>5</w:t>
            </w:r>
            <w:r>
              <w:rPr>
                <w:noProof/>
                <w:webHidden/>
              </w:rPr>
              <w:fldChar w:fldCharType="end"/>
            </w:r>
          </w:hyperlink>
        </w:p>
        <w:p w14:paraId="342771CC" w14:textId="2026F7DC" w:rsidR="00280D40" w:rsidRDefault="00280D40">
          <w:pPr>
            <w:pStyle w:val="TOC2"/>
            <w:tabs>
              <w:tab w:val="right" w:leader="dot" w:pos="9350"/>
            </w:tabs>
            <w:rPr>
              <w:rFonts w:eastAsiaTheme="minorEastAsia" w:cstheme="minorBidi"/>
              <w:b w:val="0"/>
              <w:bCs w:val="0"/>
              <w:noProof/>
              <w:sz w:val="24"/>
              <w:szCs w:val="24"/>
            </w:rPr>
          </w:pPr>
          <w:hyperlink w:anchor="_Toc139042857" w:history="1">
            <w:r w:rsidRPr="0026753B">
              <w:rPr>
                <w:rStyle w:val="Hyperlink"/>
                <w:noProof/>
              </w:rPr>
              <w:t>Users and Roles</w:t>
            </w:r>
            <w:r>
              <w:rPr>
                <w:noProof/>
                <w:webHidden/>
              </w:rPr>
              <w:tab/>
            </w:r>
            <w:r>
              <w:rPr>
                <w:noProof/>
                <w:webHidden/>
              </w:rPr>
              <w:fldChar w:fldCharType="begin"/>
            </w:r>
            <w:r>
              <w:rPr>
                <w:noProof/>
                <w:webHidden/>
              </w:rPr>
              <w:instrText xml:space="preserve"> PAGEREF _Toc139042857 \h </w:instrText>
            </w:r>
            <w:r>
              <w:rPr>
                <w:noProof/>
                <w:webHidden/>
              </w:rPr>
            </w:r>
            <w:r>
              <w:rPr>
                <w:noProof/>
                <w:webHidden/>
              </w:rPr>
              <w:fldChar w:fldCharType="separate"/>
            </w:r>
            <w:r>
              <w:rPr>
                <w:noProof/>
                <w:webHidden/>
              </w:rPr>
              <w:t>9</w:t>
            </w:r>
            <w:r>
              <w:rPr>
                <w:noProof/>
                <w:webHidden/>
              </w:rPr>
              <w:fldChar w:fldCharType="end"/>
            </w:r>
          </w:hyperlink>
        </w:p>
        <w:p w14:paraId="684567F0" w14:textId="5DF640B9" w:rsidR="00280D40" w:rsidRDefault="00280D40">
          <w:pPr>
            <w:pStyle w:val="TOC1"/>
            <w:tabs>
              <w:tab w:val="right" w:leader="dot" w:pos="9350"/>
            </w:tabs>
            <w:rPr>
              <w:rFonts w:eastAsiaTheme="minorEastAsia" w:cstheme="minorBidi"/>
              <w:b w:val="0"/>
              <w:bCs w:val="0"/>
              <w:i w:val="0"/>
              <w:iCs w:val="0"/>
              <w:noProof/>
            </w:rPr>
          </w:pPr>
          <w:hyperlink w:anchor="_Toc139042858" w:history="1">
            <w:r w:rsidRPr="0026753B">
              <w:rPr>
                <w:rStyle w:val="Hyperlink"/>
                <w:noProof/>
              </w:rPr>
              <w:t>Server Application</w:t>
            </w:r>
            <w:r>
              <w:rPr>
                <w:noProof/>
                <w:webHidden/>
              </w:rPr>
              <w:tab/>
            </w:r>
            <w:r>
              <w:rPr>
                <w:noProof/>
                <w:webHidden/>
              </w:rPr>
              <w:fldChar w:fldCharType="begin"/>
            </w:r>
            <w:r>
              <w:rPr>
                <w:noProof/>
                <w:webHidden/>
              </w:rPr>
              <w:instrText xml:space="preserve"> PAGEREF _Toc139042858 \h </w:instrText>
            </w:r>
            <w:r>
              <w:rPr>
                <w:noProof/>
                <w:webHidden/>
              </w:rPr>
            </w:r>
            <w:r>
              <w:rPr>
                <w:noProof/>
                <w:webHidden/>
              </w:rPr>
              <w:fldChar w:fldCharType="separate"/>
            </w:r>
            <w:r>
              <w:rPr>
                <w:noProof/>
                <w:webHidden/>
              </w:rPr>
              <w:t>18</w:t>
            </w:r>
            <w:r>
              <w:rPr>
                <w:noProof/>
                <w:webHidden/>
              </w:rPr>
              <w:fldChar w:fldCharType="end"/>
            </w:r>
          </w:hyperlink>
        </w:p>
        <w:p w14:paraId="49B1514E" w14:textId="66E81301" w:rsidR="00280D40" w:rsidRDefault="00280D40">
          <w:pPr>
            <w:pStyle w:val="TOC2"/>
            <w:tabs>
              <w:tab w:val="right" w:leader="dot" w:pos="9350"/>
            </w:tabs>
            <w:rPr>
              <w:rFonts w:eastAsiaTheme="minorEastAsia" w:cstheme="minorBidi"/>
              <w:b w:val="0"/>
              <w:bCs w:val="0"/>
              <w:noProof/>
              <w:sz w:val="24"/>
              <w:szCs w:val="24"/>
            </w:rPr>
          </w:pPr>
          <w:hyperlink w:anchor="_Toc139042859" w:history="1">
            <w:r w:rsidRPr="0026753B">
              <w:rPr>
                <w:rStyle w:val="Hyperlink"/>
                <w:noProof/>
              </w:rPr>
              <w:t>Master Data</w:t>
            </w:r>
            <w:r>
              <w:rPr>
                <w:noProof/>
                <w:webHidden/>
              </w:rPr>
              <w:tab/>
            </w:r>
            <w:r>
              <w:rPr>
                <w:noProof/>
                <w:webHidden/>
              </w:rPr>
              <w:fldChar w:fldCharType="begin"/>
            </w:r>
            <w:r>
              <w:rPr>
                <w:noProof/>
                <w:webHidden/>
              </w:rPr>
              <w:instrText xml:space="preserve"> PAGEREF _Toc139042859 \h </w:instrText>
            </w:r>
            <w:r>
              <w:rPr>
                <w:noProof/>
                <w:webHidden/>
              </w:rPr>
            </w:r>
            <w:r>
              <w:rPr>
                <w:noProof/>
                <w:webHidden/>
              </w:rPr>
              <w:fldChar w:fldCharType="separate"/>
            </w:r>
            <w:r>
              <w:rPr>
                <w:noProof/>
                <w:webHidden/>
              </w:rPr>
              <w:t>18</w:t>
            </w:r>
            <w:r>
              <w:rPr>
                <w:noProof/>
                <w:webHidden/>
              </w:rPr>
              <w:fldChar w:fldCharType="end"/>
            </w:r>
          </w:hyperlink>
        </w:p>
        <w:p w14:paraId="3289057D" w14:textId="42B60154" w:rsidR="00280D40" w:rsidRDefault="00280D40">
          <w:pPr>
            <w:pStyle w:val="TOC3"/>
            <w:tabs>
              <w:tab w:val="right" w:leader="dot" w:pos="9350"/>
            </w:tabs>
            <w:rPr>
              <w:rFonts w:eastAsiaTheme="minorEastAsia" w:cstheme="minorBidi"/>
              <w:noProof/>
              <w:sz w:val="24"/>
              <w:szCs w:val="24"/>
            </w:rPr>
          </w:pPr>
          <w:hyperlink w:anchor="_Toc139042860" w:history="1">
            <w:r w:rsidRPr="0026753B">
              <w:rPr>
                <w:rStyle w:val="Hyperlink"/>
                <w:noProof/>
              </w:rPr>
              <w:t>Data Source</w:t>
            </w:r>
            <w:r>
              <w:rPr>
                <w:noProof/>
                <w:webHidden/>
              </w:rPr>
              <w:tab/>
            </w:r>
            <w:r>
              <w:rPr>
                <w:noProof/>
                <w:webHidden/>
              </w:rPr>
              <w:fldChar w:fldCharType="begin"/>
            </w:r>
            <w:r>
              <w:rPr>
                <w:noProof/>
                <w:webHidden/>
              </w:rPr>
              <w:instrText xml:space="preserve"> PAGEREF _Toc139042860 \h </w:instrText>
            </w:r>
            <w:r>
              <w:rPr>
                <w:noProof/>
                <w:webHidden/>
              </w:rPr>
            </w:r>
            <w:r>
              <w:rPr>
                <w:noProof/>
                <w:webHidden/>
              </w:rPr>
              <w:fldChar w:fldCharType="separate"/>
            </w:r>
            <w:r>
              <w:rPr>
                <w:noProof/>
                <w:webHidden/>
              </w:rPr>
              <w:t>19</w:t>
            </w:r>
            <w:r>
              <w:rPr>
                <w:noProof/>
                <w:webHidden/>
              </w:rPr>
              <w:fldChar w:fldCharType="end"/>
            </w:r>
          </w:hyperlink>
        </w:p>
        <w:p w14:paraId="4DA45251" w14:textId="2791E402" w:rsidR="00280D40" w:rsidRDefault="00280D40">
          <w:pPr>
            <w:pStyle w:val="TOC3"/>
            <w:tabs>
              <w:tab w:val="right" w:leader="dot" w:pos="9350"/>
            </w:tabs>
            <w:rPr>
              <w:rFonts w:eastAsiaTheme="minorEastAsia" w:cstheme="minorBidi"/>
              <w:noProof/>
              <w:sz w:val="24"/>
              <w:szCs w:val="24"/>
            </w:rPr>
          </w:pPr>
          <w:hyperlink w:anchor="_Toc139042861" w:history="1">
            <w:r w:rsidRPr="0026753B">
              <w:rPr>
                <w:rStyle w:val="Hyperlink"/>
                <w:noProof/>
              </w:rPr>
              <w:t>Connector</w:t>
            </w:r>
            <w:r>
              <w:rPr>
                <w:noProof/>
                <w:webHidden/>
              </w:rPr>
              <w:tab/>
            </w:r>
            <w:r>
              <w:rPr>
                <w:noProof/>
                <w:webHidden/>
              </w:rPr>
              <w:fldChar w:fldCharType="begin"/>
            </w:r>
            <w:r>
              <w:rPr>
                <w:noProof/>
                <w:webHidden/>
              </w:rPr>
              <w:instrText xml:space="preserve"> PAGEREF _Toc139042861 \h </w:instrText>
            </w:r>
            <w:r>
              <w:rPr>
                <w:noProof/>
                <w:webHidden/>
              </w:rPr>
            </w:r>
            <w:r>
              <w:rPr>
                <w:noProof/>
                <w:webHidden/>
              </w:rPr>
              <w:fldChar w:fldCharType="separate"/>
            </w:r>
            <w:r>
              <w:rPr>
                <w:noProof/>
                <w:webHidden/>
              </w:rPr>
              <w:t>23</w:t>
            </w:r>
            <w:r>
              <w:rPr>
                <w:noProof/>
                <w:webHidden/>
              </w:rPr>
              <w:fldChar w:fldCharType="end"/>
            </w:r>
          </w:hyperlink>
        </w:p>
        <w:p w14:paraId="33F6D953" w14:textId="7C33B75B" w:rsidR="00280D40" w:rsidRDefault="00280D40">
          <w:pPr>
            <w:pStyle w:val="TOC3"/>
            <w:tabs>
              <w:tab w:val="right" w:leader="dot" w:pos="9350"/>
            </w:tabs>
            <w:rPr>
              <w:rFonts w:eastAsiaTheme="minorEastAsia" w:cstheme="minorBidi"/>
              <w:noProof/>
              <w:sz w:val="24"/>
              <w:szCs w:val="24"/>
            </w:rPr>
          </w:pPr>
          <w:hyperlink w:anchor="_Toc139042862" w:history="1">
            <w:r w:rsidRPr="0026753B">
              <w:rPr>
                <w:rStyle w:val="Hyperlink"/>
                <w:noProof/>
              </w:rPr>
              <w:t>Group</w:t>
            </w:r>
            <w:r>
              <w:rPr>
                <w:noProof/>
                <w:webHidden/>
              </w:rPr>
              <w:tab/>
            </w:r>
            <w:r>
              <w:rPr>
                <w:noProof/>
                <w:webHidden/>
              </w:rPr>
              <w:fldChar w:fldCharType="begin"/>
            </w:r>
            <w:r>
              <w:rPr>
                <w:noProof/>
                <w:webHidden/>
              </w:rPr>
              <w:instrText xml:space="preserve"> PAGEREF _Toc139042862 \h </w:instrText>
            </w:r>
            <w:r>
              <w:rPr>
                <w:noProof/>
                <w:webHidden/>
              </w:rPr>
            </w:r>
            <w:r>
              <w:rPr>
                <w:noProof/>
                <w:webHidden/>
              </w:rPr>
              <w:fldChar w:fldCharType="separate"/>
            </w:r>
            <w:r>
              <w:rPr>
                <w:noProof/>
                <w:webHidden/>
              </w:rPr>
              <w:t>28</w:t>
            </w:r>
            <w:r>
              <w:rPr>
                <w:noProof/>
                <w:webHidden/>
              </w:rPr>
              <w:fldChar w:fldCharType="end"/>
            </w:r>
          </w:hyperlink>
        </w:p>
        <w:p w14:paraId="1FFC0E36" w14:textId="0699366E" w:rsidR="00280D40" w:rsidRDefault="00280D40">
          <w:pPr>
            <w:pStyle w:val="TOC3"/>
            <w:tabs>
              <w:tab w:val="right" w:leader="dot" w:pos="9350"/>
            </w:tabs>
            <w:rPr>
              <w:rFonts w:eastAsiaTheme="minorEastAsia" w:cstheme="minorBidi"/>
              <w:noProof/>
              <w:sz w:val="24"/>
              <w:szCs w:val="24"/>
            </w:rPr>
          </w:pPr>
          <w:hyperlink w:anchor="_Toc139042863" w:history="1">
            <w:r w:rsidRPr="0026753B">
              <w:rPr>
                <w:rStyle w:val="Hyperlink"/>
                <w:noProof/>
              </w:rPr>
              <w:t>Category</w:t>
            </w:r>
            <w:r>
              <w:rPr>
                <w:noProof/>
                <w:webHidden/>
              </w:rPr>
              <w:tab/>
            </w:r>
            <w:r>
              <w:rPr>
                <w:noProof/>
                <w:webHidden/>
              </w:rPr>
              <w:fldChar w:fldCharType="begin"/>
            </w:r>
            <w:r>
              <w:rPr>
                <w:noProof/>
                <w:webHidden/>
              </w:rPr>
              <w:instrText xml:space="preserve"> PAGEREF _Toc139042863 \h </w:instrText>
            </w:r>
            <w:r>
              <w:rPr>
                <w:noProof/>
                <w:webHidden/>
              </w:rPr>
            </w:r>
            <w:r>
              <w:rPr>
                <w:noProof/>
                <w:webHidden/>
              </w:rPr>
              <w:fldChar w:fldCharType="separate"/>
            </w:r>
            <w:r>
              <w:rPr>
                <w:noProof/>
                <w:webHidden/>
              </w:rPr>
              <w:t>29</w:t>
            </w:r>
            <w:r>
              <w:rPr>
                <w:noProof/>
                <w:webHidden/>
              </w:rPr>
              <w:fldChar w:fldCharType="end"/>
            </w:r>
          </w:hyperlink>
        </w:p>
        <w:p w14:paraId="23B9E4EB" w14:textId="12BFA53A" w:rsidR="00280D40" w:rsidRDefault="00280D40">
          <w:pPr>
            <w:pStyle w:val="TOC3"/>
            <w:tabs>
              <w:tab w:val="right" w:leader="dot" w:pos="9350"/>
            </w:tabs>
            <w:rPr>
              <w:rFonts w:eastAsiaTheme="minorEastAsia" w:cstheme="minorBidi"/>
              <w:noProof/>
              <w:sz w:val="24"/>
              <w:szCs w:val="24"/>
            </w:rPr>
          </w:pPr>
          <w:hyperlink w:anchor="_Toc139042864" w:history="1">
            <w:r w:rsidRPr="0026753B">
              <w:rPr>
                <w:rStyle w:val="Hyperlink"/>
                <w:noProof/>
              </w:rPr>
              <w:t>Term</w:t>
            </w:r>
            <w:r>
              <w:rPr>
                <w:noProof/>
                <w:webHidden/>
              </w:rPr>
              <w:tab/>
            </w:r>
            <w:r>
              <w:rPr>
                <w:noProof/>
                <w:webHidden/>
              </w:rPr>
              <w:fldChar w:fldCharType="begin"/>
            </w:r>
            <w:r>
              <w:rPr>
                <w:noProof/>
                <w:webHidden/>
              </w:rPr>
              <w:instrText xml:space="preserve"> PAGEREF _Toc139042864 \h </w:instrText>
            </w:r>
            <w:r>
              <w:rPr>
                <w:noProof/>
                <w:webHidden/>
              </w:rPr>
            </w:r>
            <w:r>
              <w:rPr>
                <w:noProof/>
                <w:webHidden/>
              </w:rPr>
              <w:fldChar w:fldCharType="separate"/>
            </w:r>
            <w:r>
              <w:rPr>
                <w:noProof/>
                <w:webHidden/>
              </w:rPr>
              <w:t>29</w:t>
            </w:r>
            <w:r>
              <w:rPr>
                <w:noProof/>
                <w:webHidden/>
              </w:rPr>
              <w:fldChar w:fldCharType="end"/>
            </w:r>
          </w:hyperlink>
        </w:p>
        <w:p w14:paraId="2D8FC0CC" w14:textId="0C477602" w:rsidR="00280D40" w:rsidRDefault="00280D40">
          <w:pPr>
            <w:pStyle w:val="TOC3"/>
            <w:tabs>
              <w:tab w:val="right" w:leader="dot" w:pos="9350"/>
            </w:tabs>
            <w:rPr>
              <w:rFonts w:eastAsiaTheme="minorEastAsia" w:cstheme="minorBidi"/>
              <w:noProof/>
              <w:sz w:val="24"/>
              <w:szCs w:val="24"/>
            </w:rPr>
          </w:pPr>
          <w:hyperlink w:anchor="_Toc139042865" w:history="1">
            <w:r w:rsidRPr="0026753B">
              <w:rPr>
                <w:rStyle w:val="Hyperlink"/>
                <w:noProof/>
              </w:rPr>
              <w:t>Prefix</w:t>
            </w:r>
            <w:r>
              <w:rPr>
                <w:noProof/>
                <w:webHidden/>
              </w:rPr>
              <w:tab/>
            </w:r>
            <w:r>
              <w:rPr>
                <w:noProof/>
                <w:webHidden/>
              </w:rPr>
              <w:fldChar w:fldCharType="begin"/>
            </w:r>
            <w:r>
              <w:rPr>
                <w:noProof/>
                <w:webHidden/>
              </w:rPr>
              <w:instrText xml:space="preserve"> PAGEREF _Toc139042865 \h </w:instrText>
            </w:r>
            <w:r>
              <w:rPr>
                <w:noProof/>
                <w:webHidden/>
              </w:rPr>
            </w:r>
            <w:r>
              <w:rPr>
                <w:noProof/>
                <w:webHidden/>
              </w:rPr>
              <w:fldChar w:fldCharType="separate"/>
            </w:r>
            <w:r>
              <w:rPr>
                <w:noProof/>
                <w:webHidden/>
              </w:rPr>
              <w:t>31</w:t>
            </w:r>
            <w:r>
              <w:rPr>
                <w:noProof/>
                <w:webHidden/>
              </w:rPr>
              <w:fldChar w:fldCharType="end"/>
            </w:r>
          </w:hyperlink>
        </w:p>
        <w:p w14:paraId="7EE41923" w14:textId="3DD16712" w:rsidR="00280D40" w:rsidRDefault="00280D40">
          <w:pPr>
            <w:pStyle w:val="TOC3"/>
            <w:tabs>
              <w:tab w:val="right" w:leader="dot" w:pos="9350"/>
            </w:tabs>
            <w:rPr>
              <w:rFonts w:eastAsiaTheme="minorEastAsia" w:cstheme="minorBidi"/>
              <w:noProof/>
              <w:sz w:val="24"/>
              <w:szCs w:val="24"/>
            </w:rPr>
          </w:pPr>
          <w:hyperlink w:anchor="_Toc139042866" w:history="1">
            <w:r w:rsidRPr="0026753B">
              <w:rPr>
                <w:rStyle w:val="Hyperlink"/>
                <w:noProof/>
              </w:rPr>
              <w:t>Word-Term</w:t>
            </w:r>
            <w:r>
              <w:rPr>
                <w:noProof/>
                <w:webHidden/>
              </w:rPr>
              <w:tab/>
            </w:r>
            <w:r>
              <w:rPr>
                <w:noProof/>
                <w:webHidden/>
              </w:rPr>
              <w:fldChar w:fldCharType="begin"/>
            </w:r>
            <w:r>
              <w:rPr>
                <w:noProof/>
                <w:webHidden/>
              </w:rPr>
              <w:instrText xml:space="preserve"> PAGEREF _Toc139042866 \h </w:instrText>
            </w:r>
            <w:r>
              <w:rPr>
                <w:noProof/>
                <w:webHidden/>
              </w:rPr>
            </w:r>
            <w:r>
              <w:rPr>
                <w:noProof/>
                <w:webHidden/>
              </w:rPr>
              <w:fldChar w:fldCharType="separate"/>
            </w:r>
            <w:r>
              <w:rPr>
                <w:noProof/>
                <w:webHidden/>
              </w:rPr>
              <w:t>31</w:t>
            </w:r>
            <w:r>
              <w:rPr>
                <w:noProof/>
                <w:webHidden/>
              </w:rPr>
              <w:fldChar w:fldCharType="end"/>
            </w:r>
          </w:hyperlink>
        </w:p>
        <w:p w14:paraId="0FA55B6A" w14:textId="5FBF059B" w:rsidR="00280D40" w:rsidRDefault="00280D40">
          <w:pPr>
            <w:pStyle w:val="TOC2"/>
            <w:tabs>
              <w:tab w:val="right" w:leader="dot" w:pos="9350"/>
            </w:tabs>
            <w:rPr>
              <w:rFonts w:eastAsiaTheme="minorEastAsia" w:cstheme="minorBidi"/>
              <w:b w:val="0"/>
              <w:bCs w:val="0"/>
              <w:noProof/>
              <w:sz w:val="24"/>
              <w:szCs w:val="24"/>
            </w:rPr>
          </w:pPr>
          <w:hyperlink w:anchor="_Toc139042867" w:history="1">
            <w:r w:rsidRPr="0026753B">
              <w:rPr>
                <w:rStyle w:val="Hyperlink"/>
                <w:noProof/>
              </w:rPr>
              <w:t>Database Management</w:t>
            </w:r>
            <w:r>
              <w:rPr>
                <w:noProof/>
                <w:webHidden/>
              </w:rPr>
              <w:tab/>
            </w:r>
            <w:r>
              <w:rPr>
                <w:noProof/>
                <w:webHidden/>
              </w:rPr>
              <w:fldChar w:fldCharType="begin"/>
            </w:r>
            <w:r>
              <w:rPr>
                <w:noProof/>
                <w:webHidden/>
              </w:rPr>
              <w:instrText xml:space="preserve"> PAGEREF _Toc139042867 \h </w:instrText>
            </w:r>
            <w:r>
              <w:rPr>
                <w:noProof/>
                <w:webHidden/>
              </w:rPr>
            </w:r>
            <w:r>
              <w:rPr>
                <w:noProof/>
                <w:webHidden/>
              </w:rPr>
              <w:fldChar w:fldCharType="separate"/>
            </w:r>
            <w:r>
              <w:rPr>
                <w:noProof/>
                <w:webHidden/>
              </w:rPr>
              <w:t>32</w:t>
            </w:r>
            <w:r>
              <w:rPr>
                <w:noProof/>
                <w:webHidden/>
              </w:rPr>
              <w:fldChar w:fldCharType="end"/>
            </w:r>
          </w:hyperlink>
        </w:p>
        <w:p w14:paraId="55B0A32F" w14:textId="510C8116" w:rsidR="00280D40" w:rsidRDefault="00280D40">
          <w:pPr>
            <w:pStyle w:val="TOC2"/>
            <w:tabs>
              <w:tab w:val="right" w:leader="dot" w:pos="9350"/>
            </w:tabs>
            <w:rPr>
              <w:rFonts w:eastAsiaTheme="minorEastAsia" w:cstheme="minorBidi"/>
              <w:b w:val="0"/>
              <w:bCs w:val="0"/>
              <w:noProof/>
              <w:sz w:val="24"/>
              <w:szCs w:val="24"/>
            </w:rPr>
          </w:pPr>
          <w:hyperlink w:anchor="_Toc139042868" w:history="1">
            <w:r w:rsidRPr="0026753B">
              <w:rPr>
                <w:rStyle w:val="Hyperlink"/>
                <w:noProof/>
              </w:rPr>
              <w:t>ETL</w:t>
            </w:r>
            <w:r>
              <w:rPr>
                <w:noProof/>
                <w:webHidden/>
              </w:rPr>
              <w:tab/>
            </w:r>
            <w:r>
              <w:rPr>
                <w:noProof/>
                <w:webHidden/>
              </w:rPr>
              <w:fldChar w:fldCharType="begin"/>
            </w:r>
            <w:r>
              <w:rPr>
                <w:noProof/>
                <w:webHidden/>
              </w:rPr>
              <w:instrText xml:space="preserve"> PAGEREF _Toc139042868 \h </w:instrText>
            </w:r>
            <w:r>
              <w:rPr>
                <w:noProof/>
                <w:webHidden/>
              </w:rPr>
            </w:r>
            <w:r>
              <w:rPr>
                <w:noProof/>
                <w:webHidden/>
              </w:rPr>
              <w:fldChar w:fldCharType="separate"/>
            </w:r>
            <w:r>
              <w:rPr>
                <w:noProof/>
                <w:webHidden/>
              </w:rPr>
              <w:t>37</w:t>
            </w:r>
            <w:r>
              <w:rPr>
                <w:noProof/>
                <w:webHidden/>
              </w:rPr>
              <w:fldChar w:fldCharType="end"/>
            </w:r>
          </w:hyperlink>
        </w:p>
        <w:p w14:paraId="74712C52" w14:textId="7376098A" w:rsidR="00280D40" w:rsidRDefault="00280D40">
          <w:pPr>
            <w:pStyle w:val="TOC3"/>
            <w:tabs>
              <w:tab w:val="right" w:leader="dot" w:pos="9350"/>
            </w:tabs>
            <w:rPr>
              <w:rFonts w:eastAsiaTheme="minorEastAsia" w:cstheme="minorBidi"/>
              <w:noProof/>
              <w:sz w:val="24"/>
              <w:szCs w:val="24"/>
            </w:rPr>
          </w:pPr>
          <w:hyperlink w:anchor="_Toc139042869" w:history="1">
            <w:r w:rsidRPr="0026753B">
              <w:rPr>
                <w:rStyle w:val="Hyperlink"/>
                <w:noProof/>
              </w:rPr>
              <w:t>Collect</w:t>
            </w:r>
            <w:r>
              <w:rPr>
                <w:noProof/>
                <w:webHidden/>
              </w:rPr>
              <w:tab/>
            </w:r>
            <w:r>
              <w:rPr>
                <w:noProof/>
                <w:webHidden/>
              </w:rPr>
              <w:fldChar w:fldCharType="begin"/>
            </w:r>
            <w:r>
              <w:rPr>
                <w:noProof/>
                <w:webHidden/>
              </w:rPr>
              <w:instrText xml:space="preserve"> PAGEREF _Toc139042869 \h </w:instrText>
            </w:r>
            <w:r>
              <w:rPr>
                <w:noProof/>
                <w:webHidden/>
              </w:rPr>
            </w:r>
            <w:r>
              <w:rPr>
                <w:noProof/>
                <w:webHidden/>
              </w:rPr>
              <w:fldChar w:fldCharType="separate"/>
            </w:r>
            <w:r>
              <w:rPr>
                <w:noProof/>
                <w:webHidden/>
              </w:rPr>
              <w:t>38</w:t>
            </w:r>
            <w:r>
              <w:rPr>
                <w:noProof/>
                <w:webHidden/>
              </w:rPr>
              <w:fldChar w:fldCharType="end"/>
            </w:r>
          </w:hyperlink>
        </w:p>
        <w:p w14:paraId="34BE355C" w14:textId="34CA5786" w:rsidR="00280D40" w:rsidRDefault="00280D40">
          <w:pPr>
            <w:pStyle w:val="TOC3"/>
            <w:tabs>
              <w:tab w:val="right" w:leader="dot" w:pos="9350"/>
            </w:tabs>
            <w:rPr>
              <w:rFonts w:eastAsiaTheme="minorEastAsia" w:cstheme="minorBidi"/>
              <w:noProof/>
              <w:sz w:val="24"/>
              <w:szCs w:val="24"/>
            </w:rPr>
          </w:pPr>
          <w:hyperlink w:anchor="_Toc139042870" w:history="1">
            <w:r w:rsidRPr="0026753B">
              <w:rPr>
                <w:rStyle w:val="Hyperlink"/>
                <w:noProof/>
              </w:rPr>
              <w:t>Prepare</w:t>
            </w:r>
            <w:r>
              <w:rPr>
                <w:noProof/>
                <w:webHidden/>
              </w:rPr>
              <w:tab/>
            </w:r>
            <w:r>
              <w:rPr>
                <w:noProof/>
                <w:webHidden/>
              </w:rPr>
              <w:fldChar w:fldCharType="begin"/>
            </w:r>
            <w:r>
              <w:rPr>
                <w:noProof/>
                <w:webHidden/>
              </w:rPr>
              <w:instrText xml:space="preserve"> PAGEREF _Toc139042870 \h </w:instrText>
            </w:r>
            <w:r>
              <w:rPr>
                <w:noProof/>
                <w:webHidden/>
              </w:rPr>
            </w:r>
            <w:r>
              <w:rPr>
                <w:noProof/>
                <w:webHidden/>
              </w:rPr>
              <w:fldChar w:fldCharType="separate"/>
            </w:r>
            <w:r>
              <w:rPr>
                <w:noProof/>
                <w:webHidden/>
              </w:rPr>
              <w:t>38</w:t>
            </w:r>
            <w:r>
              <w:rPr>
                <w:noProof/>
                <w:webHidden/>
              </w:rPr>
              <w:fldChar w:fldCharType="end"/>
            </w:r>
          </w:hyperlink>
        </w:p>
        <w:p w14:paraId="0011CFBC" w14:textId="3F253F52" w:rsidR="00280D40" w:rsidRDefault="00280D40">
          <w:pPr>
            <w:pStyle w:val="TOC3"/>
            <w:tabs>
              <w:tab w:val="right" w:leader="dot" w:pos="9350"/>
            </w:tabs>
            <w:rPr>
              <w:rFonts w:eastAsiaTheme="minorEastAsia" w:cstheme="minorBidi"/>
              <w:noProof/>
              <w:sz w:val="24"/>
              <w:szCs w:val="24"/>
            </w:rPr>
          </w:pPr>
          <w:hyperlink w:anchor="_Toc139042871" w:history="1">
            <w:r w:rsidRPr="0026753B">
              <w:rPr>
                <w:rStyle w:val="Hyperlink"/>
                <w:noProof/>
              </w:rPr>
              <w:t>MAP</w:t>
            </w:r>
            <w:r>
              <w:rPr>
                <w:noProof/>
                <w:webHidden/>
              </w:rPr>
              <w:tab/>
            </w:r>
            <w:r>
              <w:rPr>
                <w:noProof/>
                <w:webHidden/>
              </w:rPr>
              <w:fldChar w:fldCharType="begin"/>
            </w:r>
            <w:r>
              <w:rPr>
                <w:noProof/>
                <w:webHidden/>
              </w:rPr>
              <w:instrText xml:space="preserve"> PAGEREF _Toc139042871 \h </w:instrText>
            </w:r>
            <w:r>
              <w:rPr>
                <w:noProof/>
                <w:webHidden/>
              </w:rPr>
            </w:r>
            <w:r>
              <w:rPr>
                <w:noProof/>
                <w:webHidden/>
              </w:rPr>
              <w:fldChar w:fldCharType="separate"/>
            </w:r>
            <w:r>
              <w:rPr>
                <w:noProof/>
                <w:webHidden/>
              </w:rPr>
              <w:t>39</w:t>
            </w:r>
            <w:r>
              <w:rPr>
                <w:noProof/>
                <w:webHidden/>
              </w:rPr>
              <w:fldChar w:fldCharType="end"/>
            </w:r>
          </w:hyperlink>
        </w:p>
        <w:p w14:paraId="465B1372" w14:textId="0E86361B" w:rsidR="00280D40" w:rsidRDefault="00280D40">
          <w:pPr>
            <w:pStyle w:val="TOC3"/>
            <w:tabs>
              <w:tab w:val="right" w:leader="dot" w:pos="9350"/>
            </w:tabs>
            <w:rPr>
              <w:rFonts w:eastAsiaTheme="minorEastAsia" w:cstheme="minorBidi"/>
              <w:noProof/>
              <w:sz w:val="24"/>
              <w:szCs w:val="24"/>
            </w:rPr>
          </w:pPr>
          <w:hyperlink w:anchor="_Toc139042872" w:history="1">
            <w:r w:rsidRPr="0026753B">
              <w:rPr>
                <w:rStyle w:val="Hyperlink"/>
                <w:noProof/>
              </w:rPr>
              <w:t>Reduce</w:t>
            </w:r>
            <w:r>
              <w:rPr>
                <w:noProof/>
                <w:webHidden/>
              </w:rPr>
              <w:tab/>
            </w:r>
            <w:r>
              <w:rPr>
                <w:noProof/>
                <w:webHidden/>
              </w:rPr>
              <w:fldChar w:fldCharType="begin"/>
            </w:r>
            <w:r>
              <w:rPr>
                <w:noProof/>
                <w:webHidden/>
              </w:rPr>
              <w:instrText xml:space="preserve"> PAGEREF _Toc139042872 \h </w:instrText>
            </w:r>
            <w:r>
              <w:rPr>
                <w:noProof/>
                <w:webHidden/>
              </w:rPr>
            </w:r>
            <w:r>
              <w:rPr>
                <w:noProof/>
                <w:webHidden/>
              </w:rPr>
              <w:fldChar w:fldCharType="separate"/>
            </w:r>
            <w:r>
              <w:rPr>
                <w:noProof/>
                <w:webHidden/>
              </w:rPr>
              <w:t>39</w:t>
            </w:r>
            <w:r>
              <w:rPr>
                <w:noProof/>
                <w:webHidden/>
              </w:rPr>
              <w:fldChar w:fldCharType="end"/>
            </w:r>
          </w:hyperlink>
        </w:p>
        <w:p w14:paraId="2F05E671" w14:textId="6179BA20" w:rsidR="00280D40" w:rsidRDefault="00280D40">
          <w:pPr>
            <w:pStyle w:val="TOC3"/>
            <w:tabs>
              <w:tab w:val="right" w:leader="dot" w:pos="9350"/>
            </w:tabs>
            <w:rPr>
              <w:rFonts w:eastAsiaTheme="minorEastAsia" w:cstheme="minorBidi"/>
              <w:noProof/>
              <w:sz w:val="24"/>
              <w:szCs w:val="24"/>
            </w:rPr>
          </w:pPr>
          <w:hyperlink w:anchor="_Toc139042873" w:history="1">
            <w:r w:rsidRPr="0026753B">
              <w:rPr>
                <w:rStyle w:val="Hyperlink"/>
                <w:noProof/>
              </w:rPr>
              <w:t>Workflow</w:t>
            </w:r>
            <w:r>
              <w:rPr>
                <w:noProof/>
                <w:webHidden/>
              </w:rPr>
              <w:tab/>
            </w:r>
            <w:r>
              <w:rPr>
                <w:noProof/>
                <w:webHidden/>
              </w:rPr>
              <w:fldChar w:fldCharType="begin"/>
            </w:r>
            <w:r>
              <w:rPr>
                <w:noProof/>
                <w:webHidden/>
              </w:rPr>
              <w:instrText xml:space="preserve"> PAGEREF _Toc139042873 \h </w:instrText>
            </w:r>
            <w:r>
              <w:rPr>
                <w:noProof/>
                <w:webHidden/>
              </w:rPr>
            </w:r>
            <w:r>
              <w:rPr>
                <w:noProof/>
                <w:webHidden/>
              </w:rPr>
              <w:fldChar w:fldCharType="separate"/>
            </w:r>
            <w:r>
              <w:rPr>
                <w:noProof/>
                <w:webHidden/>
              </w:rPr>
              <w:t>39</w:t>
            </w:r>
            <w:r>
              <w:rPr>
                <w:noProof/>
                <w:webHidden/>
              </w:rPr>
              <w:fldChar w:fldCharType="end"/>
            </w:r>
          </w:hyperlink>
        </w:p>
        <w:p w14:paraId="10663EFE" w14:textId="7F2A2298" w:rsidR="00280D40" w:rsidRDefault="00280D40">
          <w:pPr>
            <w:pStyle w:val="TOC1"/>
            <w:tabs>
              <w:tab w:val="right" w:leader="dot" w:pos="9350"/>
            </w:tabs>
            <w:rPr>
              <w:rFonts w:eastAsiaTheme="minorEastAsia" w:cstheme="minorBidi"/>
              <w:b w:val="0"/>
              <w:bCs w:val="0"/>
              <w:i w:val="0"/>
              <w:iCs w:val="0"/>
              <w:noProof/>
            </w:rPr>
          </w:pPr>
          <w:hyperlink w:anchor="_Toc139042874" w:history="1">
            <w:r w:rsidRPr="0026753B">
              <w:rPr>
                <w:rStyle w:val="Hyperlink"/>
                <w:noProof/>
              </w:rPr>
              <w:t>GE Application</w:t>
            </w:r>
            <w:r>
              <w:rPr>
                <w:noProof/>
                <w:webHidden/>
              </w:rPr>
              <w:tab/>
            </w:r>
            <w:r>
              <w:rPr>
                <w:noProof/>
                <w:webHidden/>
              </w:rPr>
              <w:fldChar w:fldCharType="begin"/>
            </w:r>
            <w:r>
              <w:rPr>
                <w:noProof/>
                <w:webHidden/>
              </w:rPr>
              <w:instrText xml:space="preserve"> PAGEREF _Toc139042874 \h </w:instrText>
            </w:r>
            <w:r>
              <w:rPr>
                <w:noProof/>
                <w:webHidden/>
              </w:rPr>
            </w:r>
            <w:r>
              <w:rPr>
                <w:noProof/>
                <w:webHidden/>
              </w:rPr>
              <w:fldChar w:fldCharType="separate"/>
            </w:r>
            <w:r>
              <w:rPr>
                <w:noProof/>
                <w:webHidden/>
              </w:rPr>
              <w:t>42</w:t>
            </w:r>
            <w:r>
              <w:rPr>
                <w:noProof/>
                <w:webHidden/>
              </w:rPr>
              <w:fldChar w:fldCharType="end"/>
            </w:r>
          </w:hyperlink>
        </w:p>
        <w:p w14:paraId="3D8B43C1" w14:textId="7F2727F7" w:rsidR="00280D40" w:rsidRDefault="00280D40">
          <w:pPr>
            <w:pStyle w:val="TOC2"/>
            <w:tabs>
              <w:tab w:val="right" w:leader="dot" w:pos="9350"/>
            </w:tabs>
            <w:rPr>
              <w:rFonts w:eastAsiaTheme="minorEastAsia" w:cstheme="minorBidi"/>
              <w:b w:val="0"/>
              <w:bCs w:val="0"/>
              <w:noProof/>
              <w:sz w:val="24"/>
              <w:szCs w:val="24"/>
            </w:rPr>
          </w:pPr>
          <w:hyperlink w:anchor="_Toc139042875" w:history="1">
            <w:r w:rsidRPr="0026753B">
              <w:rPr>
                <w:rStyle w:val="Hyperlink"/>
                <w:noProof/>
              </w:rPr>
              <w:t>GE.db</w:t>
            </w:r>
            <w:r>
              <w:rPr>
                <w:noProof/>
                <w:webHidden/>
              </w:rPr>
              <w:tab/>
            </w:r>
            <w:r>
              <w:rPr>
                <w:noProof/>
                <w:webHidden/>
              </w:rPr>
              <w:fldChar w:fldCharType="begin"/>
            </w:r>
            <w:r>
              <w:rPr>
                <w:noProof/>
                <w:webHidden/>
              </w:rPr>
              <w:instrText xml:space="preserve"> PAGEREF _Toc139042875 \h </w:instrText>
            </w:r>
            <w:r>
              <w:rPr>
                <w:noProof/>
                <w:webHidden/>
              </w:rPr>
            </w:r>
            <w:r>
              <w:rPr>
                <w:noProof/>
                <w:webHidden/>
              </w:rPr>
              <w:fldChar w:fldCharType="separate"/>
            </w:r>
            <w:r>
              <w:rPr>
                <w:noProof/>
                <w:webHidden/>
              </w:rPr>
              <w:t>42</w:t>
            </w:r>
            <w:r>
              <w:rPr>
                <w:noProof/>
                <w:webHidden/>
              </w:rPr>
              <w:fldChar w:fldCharType="end"/>
            </w:r>
          </w:hyperlink>
        </w:p>
        <w:p w14:paraId="22B326C5" w14:textId="13D4F3E4" w:rsidR="00280D40" w:rsidRDefault="00280D40">
          <w:pPr>
            <w:pStyle w:val="TOC3"/>
            <w:tabs>
              <w:tab w:val="right" w:leader="dot" w:pos="9350"/>
            </w:tabs>
            <w:rPr>
              <w:rFonts w:eastAsiaTheme="minorEastAsia" w:cstheme="minorBidi"/>
              <w:noProof/>
              <w:sz w:val="24"/>
              <w:szCs w:val="24"/>
            </w:rPr>
          </w:pPr>
          <w:hyperlink w:anchor="_Toc139042876" w:history="1">
            <w:r w:rsidRPr="0026753B">
              <w:rPr>
                <w:rStyle w:val="Hyperlink"/>
                <w:noProof/>
              </w:rPr>
              <w:t>Direct Access to Tables</w:t>
            </w:r>
            <w:r>
              <w:rPr>
                <w:noProof/>
                <w:webHidden/>
              </w:rPr>
              <w:tab/>
            </w:r>
            <w:r>
              <w:rPr>
                <w:noProof/>
                <w:webHidden/>
              </w:rPr>
              <w:fldChar w:fldCharType="begin"/>
            </w:r>
            <w:r>
              <w:rPr>
                <w:noProof/>
                <w:webHidden/>
              </w:rPr>
              <w:instrText xml:space="preserve"> PAGEREF _Toc139042876 \h </w:instrText>
            </w:r>
            <w:r>
              <w:rPr>
                <w:noProof/>
                <w:webHidden/>
              </w:rPr>
            </w:r>
            <w:r>
              <w:rPr>
                <w:noProof/>
                <w:webHidden/>
              </w:rPr>
              <w:fldChar w:fldCharType="separate"/>
            </w:r>
            <w:r>
              <w:rPr>
                <w:noProof/>
                <w:webHidden/>
              </w:rPr>
              <w:t>42</w:t>
            </w:r>
            <w:r>
              <w:rPr>
                <w:noProof/>
                <w:webHidden/>
              </w:rPr>
              <w:fldChar w:fldCharType="end"/>
            </w:r>
          </w:hyperlink>
        </w:p>
        <w:p w14:paraId="4DE31D5F" w14:textId="3FBFDC7F" w:rsidR="00280D40" w:rsidRDefault="00280D40">
          <w:pPr>
            <w:pStyle w:val="TOC3"/>
            <w:tabs>
              <w:tab w:val="right" w:leader="dot" w:pos="9350"/>
            </w:tabs>
            <w:rPr>
              <w:rFonts w:eastAsiaTheme="minorEastAsia" w:cstheme="minorBidi"/>
              <w:noProof/>
              <w:sz w:val="24"/>
              <w:szCs w:val="24"/>
            </w:rPr>
          </w:pPr>
          <w:hyperlink w:anchor="_Toc139042877" w:history="1">
            <w:r w:rsidRPr="0026753B">
              <w:rPr>
                <w:rStyle w:val="Hyperlink"/>
                <w:noProof/>
              </w:rPr>
              <w:t>Sync GE.db</w:t>
            </w:r>
            <w:r>
              <w:rPr>
                <w:noProof/>
                <w:webHidden/>
              </w:rPr>
              <w:tab/>
            </w:r>
            <w:r>
              <w:rPr>
                <w:noProof/>
                <w:webHidden/>
              </w:rPr>
              <w:fldChar w:fldCharType="begin"/>
            </w:r>
            <w:r>
              <w:rPr>
                <w:noProof/>
                <w:webHidden/>
              </w:rPr>
              <w:instrText xml:space="preserve"> PAGEREF _Toc139042877 \h </w:instrText>
            </w:r>
            <w:r>
              <w:rPr>
                <w:noProof/>
                <w:webHidden/>
              </w:rPr>
            </w:r>
            <w:r>
              <w:rPr>
                <w:noProof/>
                <w:webHidden/>
              </w:rPr>
              <w:fldChar w:fldCharType="separate"/>
            </w:r>
            <w:r>
              <w:rPr>
                <w:noProof/>
                <w:webHidden/>
              </w:rPr>
              <w:t>45</w:t>
            </w:r>
            <w:r>
              <w:rPr>
                <w:noProof/>
                <w:webHidden/>
              </w:rPr>
              <w:fldChar w:fldCharType="end"/>
            </w:r>
          </w:hyperlink>
        </w:p>
        <w:p w14:paraId="1CEA9C22" w14:textId="38E47B10" w:rsidR="00280D40" w:rsidRDefault="00280D40">
          <w:pPr>
            <w:pStyle w:val="TOC2"/>
            <w:tabs>
              <w:tab w:val="right" w:leader="dot" w:pos="9350"/>
            </w:tabs>
            <w:rPr>
              <w:rFonts w:eastAsiaTheme="minorEastAsia" w:cstheme="minorBidi"/>
              <w:b w:val="0"/>
              <w:bCs w:val="0"/>
              <w:noProof/>
              <w:sz w:val="24"/>
              <w:szCs w:val="24"/>
            </w:rPr>
          </w:pPr>
          <w:hyperlink w:anchor="_Toc139042878" w:history="1">
            <w:r w:rsidRPr="0026753B">
              <w:rPr>
                <w:rStyle w:val="Hyperlink"/>
                <w:noProof/>
              </w:rPr>
              <w:t>GE.filter</w:t>
            </w:r>
            <w:r>
              <w:rPr>
                <w:noProof/>
                <w:webHidden/>
              </w:rPr>
              <w:tab/>
            </w:r>
            <w:r>
              <w:rPr>
                <w:noProof/>
                <w:webHidden/>
              </w:rPr>
              <w:fldChar w:fldCharType="begin"/>
            </w:r>
            <w:r>
              <w:rPr>
                <w:noProof/>
                <w:webHidden/>
              </w:rPr>
              <w:instrText xml:space="preserve"> PAGEREF _Toc139042878 \h </w:instrText>
            </w:r>
            <w:r>
              <w:rPr>
                <w:noProof/>
                <w:webHidden/>
              </w:rPr>
            </w:r>
            <w:r>
              <w:rPr>
                <w:noProof/>
                <w:webHidden/>
              </w:rPr>
              <w:fldChar w:fldCharType="separate"/>
            </w:r>
            <w:r>
              <w:rPr>
                <w:noProof/>
                <w:webHidden/>
              </w:rPr>
              <w:t>46</w:t>
            </w:r>
            <w:r>
              <w:rPr>
                <w:noProof/>
                <w:webHidden/>
              </w:rPr>
              <w:fldChar w:fldCharType="end"/>
            </w:r>
          </w:hyperlink>
        </w:p>
        <w:p w14:paraId="6F7476ED" w14:textId="791CC678" w:rsidR="00280D40" w:rsidRDefault="00280D40">
          <w:pPr>
            <w:pStyle w:val="TOC3"/>
            <w:tabs>
              <w:tab w:val="right" w:leader="dot" w:pos="9350"/>
            </w:tabs>
            <w:rPr>
              <w:rFonts w:eastAsiaTheme="minorEastAsia" w:cstheme="minorBidi"/>
              <w:noProof/>
              <w:sz w:val="24"/>
              <w:szCs w:val="24"/>
            </w:rPr>
          </w:pPr>
          <w:hyperlink w:anchor="_Toc139042879" w:history="1">
            <w:r w:rsidRPr="0026753B">
              <w:rPr>
                <w:rStyle w:val="Hyperlink"/>
                <w:noProof/>
              </w:rPr>
              <w:t>Term Map Report</w:t>
            </w:r>
            <w:r>
              <w:rPr>
                <w:noProof/>
                <w:webHidden/>
              </w:rPr>
              <w:tab/>
            </w:r>
            <w:r>
              <w:rPr>
                <w:noProof/>
                <w:webHidden/>
              </w:rPr>
              <w:fldChar w:fldCharType="begin"/>
            </w:r>
            <w:r>
              <w:rPr>
                <w:noProof/>
                <w:webHidden/>
              </w:rPr>
              <w:instrText xml:space="preserve"> PAGEREF _Toc139042879 \h </w:instrText>
            </w:r>
            <w:r>
              <w:rPr>
                <w:noProof/>
                <w:webHidden/>
              </w:rPr>
            </w:r>
            <w:r>
              <w:rPr>
                <w:noProof/>
                <w:webHidden/>
              </w:rPr>
              <w:fldChar w:fldCharType="separate"/>
            </w:r>
            <w:r>
              <w:rPr>
                <w:noProof/>
                <w:webHidden/>
              </w:rPr>
              <w:t>47</w:t>
            </w:r>
            <w:r>
              <w:rPr>
                <w:noProof/>
                <w:webHidden/>
              </w:rPr>
              <w:fldChar w:fldCharType="end"/>
            </w:r>
          </w:hyperlink>
        </w:p>
        <w:p w14:paraId="6203533D" w14:textId="510D5D5B" w:rsidR="00280D40" w:rsidRDefault="00280D40">
          <w:pPr>
            <w:pStyle w:val="TOC3"/>
            <w:tabs>
              <w:tab w:val="right" w:leader="dot" w:pos="9350"/>
            </w:tabs>
            <w:rPr>
              <w:rFonts w:eastAsiaTheme="minorEastAsia" w:cstheme="minorBidi"/>
              <w:noProof/>
              <w:sz w:val="24"/>
              <w:szCs w:val="24"/>
            </w:rPr>
          </w:pPr>
          <w:hyperlink w:anchor="_Toc139042880" w:history="1">
            <w:r w:rsidRPr="0026753B">
              <w:rPr>
                <w:rStyle w:val="Hyperlink"/>
                <w:noProof/>
              </w:rPr>
              <w:t>Gene Exposome Report</w:t>
            </w:r>
            <w:r>
              <w:rPr>
                <w:noProof/>
                <w:webHidden/>
              </w:rPr>
              <w:tab/>
            </w:r>
            <w:r>
              <w:rPr>
                <w:noProof/>
                <w:webHidden/>
              </w:rPr>
              <w:fldChar w:fldCharType="begin"/>
            </w:r>
            <w:r>
              <w:rPr>
                <w:noProof/>
                <w:webHidden/>
              </w:rPr>
              <w:instrText xml:space="preserve"> PAGEREF _Toc139042880 \h </w:instrText>
            </w:r>
            <w:r>
              <w:rPr>
                <w:noProof/>
                <w:webHidden/>
              </w:rPr>
            </w:r>
            <w:r>
              <w:rPr>
                <w:noProof/>
                <w:webHidden/>
              </w:rPr>
              <w:fldChar w:fldCharType="separate"/>
            </w:r>
            <w:r>
              <w:rPr>
                <w:noProof/>
                <w:webHidden/>
              </w:rPr>
              <w:t>47</w:t>
            </w:r>
            <w:r>
              <w:rPr>
                <w:noProof/>
                <w:webHidden/>
              </w:rPr>
              <w:fldChar w:fldCharType="end"/>
            </w:r>
          </w:hyperlink>
        </w:p>
        <w:p w14:paraId="349D2FCA" w14:textId="073E32C2" w:rsidR="00280D40" w:rsidRDefault="00280D40">
          <w:pPr>
            <w:pStyle w:val="TOC3"/>
            <w:tabs>
              <w:tab w:val="right" w:leader="dot" w:pos="9350"/>
            </w:tabs>
            <w:rPr>
              <w:rFonts w:eastAsiaTheme="minorEastAsia" w:cstheme="minorBidi"/>
              <w:noProof/>
              <w:sz w:val="24"/>
              <w:szCs w:val="24"/>
            </w:rPr>
          </w:pPr>
          <w:hyperlink w:anchor="_Toc139042881" w:history="1">
            <w:r w:rsidRPr="0026753B">
              <w:rPr>
                <w:rStyle w:val="Hyperlink"/>
                <w:noProof/>
              </w:rPr>
              <w:t>SNP Exposome Report</w:t>
            </w:r>
            <w:r>
              <w:rPr>
                <w:noProof/>
                <w:webHidden/>
              </w:rPr>
              <w:tab/>
            </w:r>
            <w:r>
              <w:rPr>
                <w:noProof/>
                <w:webHidden/>
              </w:rPr>
              <w:fldChar w:fldCharType="begin"/>
            </w:r>
            <w:r>
              <w:rPr>
                <w:noProof/>
                <w:webHidden/>
              </w:rPr>
              <w:instrText xml:space="preserve"> PAGEREF _Toc139042881 \h </w:instrText>
            </w:r>
            <w:r>
              <w:rPr>
                <w:noProof/>
                <w:webHidden/>
              </w:rPr>
            </w:r>
            <w:r>
              <w:rPr>
                <w:noProof/>
                <w:webHidden/>
              </w:rPr>
              <w:fldChar w:fldCharType="separate"/>
            </w:r>
            <w:r>
              <w:rPr>
                <w:noProof/>
                <w:webHidden/>
              </w:rPr>
              <w:t>48</w:t>
            </w:r>
            <w:r>
              <w:rPr>
                <w:noProof/>
                <w:webHidden/>
              </w:rPr>
              <w:fldChar w:fldCharType="end"/>
            </w:r>
          </w:hyperlink>
        </w:p>
        <w:p w14:paraId="0D3F300D" w14:textId="7870723E" w:rsidR="00280D40" w:rsidRDefault="00280D40">
          <w:pPr>
            <w:pStyle w:val="TOC3"/>
            <w:tabs>
              <w:tab w:val="right" w:leader="dot" w:pos="9350"/>
            </w:tabs>
            <w:rPr>
              <w:rFonts w:eastAsiaTheme="minorEastAsia" w:cstheme="minorBidi"/>
              <w:noProof/>
              <w:sz w:val="24"/>
              <w:szCs w:val="24"/>
            </w:rPr>
          </w:pPr>
          <w:hyperlink w:anchor="_Toc139042882" w:history="1">
            <w:r w:rsidRPr="0026753B">
              <w:rPr>
                <w:rStyle w:val="Hyperlink"/>
                <w:noProof/>
              </w:rPr>
              <w:t>Other Functions and Report</w:t>
            </w:r>
            <w:r>
              <w:rPr>
                <w:noProof/>
                <w:webHidden/>
              </w:rPr>
              <w:tab/>
            </w:r>
            <w:r>
              <w:rPr>
                <w:noProof/>
                <w:webHidden/>
              </w:rPr>
              <w:fldChar w:fldCharType="begin"/>
            </w:r>
            <w:r>
              <w:rPr>
                <w:noProof/>
                <w:webHidden/>
              </w:rPr>
              <w:instrText xml:space="preserve"> PAGEREF _Toc139042882 \h </w:instrText>
            </w:r>
            <w:r>
              <w:rPr>
                <w:noProof/>
                <w:webHidden/>
              </w:rPr>
            </w:r>
            <w:r>
              <w:rPr>
                <w:noProof/>
                <w:webHidden/>
              </w:rPr>
              <w:fldChar w:fldCharType="separate"/>
            </w:r>
            <w:r>
              <w:rPr>
                <w:noProof/>
                <w:webHidden/>
              </w:rPr>
              <w:t>49</w:t>
            </w:r>
            <w:r>
              <w:rPr>
                <w:noProof/>
                <w:webHidden/>
              </w:rPr>
              <w:fldChar w:fldCharType="end"/>
            </w:r>
          </w:hyperlink>
        </w:p>
        <w:p w14:paraId="4C232A21" w14:textId="2D9152D4" w:rsidR="00280D40" w:rsidRDefault="00280D40">
          <w:pPr>
            <w:pStyle w:val="TOC1"/>
            <w:tabs>
              <w:tab w:val="right" w:leader="dot" w:pos="9350"/>
            </w:tabs>
            <w:rPr>
              <w:rFonts w:eastAsiaTheme="minorEastAsia" w:cstheme="minorBidi"/>
              <w:b w:val="0"/>
              <w:bCs w:val="0"/>
              <w:i w:val="0"/>
              <w:iCs w:val="0"/>
              <w:noProof/>
            </w:rPr>
          </w:pPr>
          <w:hyperlink w:anchor="_Toc139042883" w:history="1">
            <w:r w:rsidRPr="0026753B">
              <w:rPr>
                <w:rStyle w:val="Hyperlink"/>
                <w:noProof/>
              </w:rPr>
              <w:t>EPC Application</w:t>
            </w:r>
            <w:r>
              <w:rPr>
                <w:noProof/>
                <w:webHidden/>
              </w:rPr>
              <w:tab/>
            </w:r>
            <w:r>
              <w:rPr>
                <w:noProof/>
                <w:webHidden/>
              </w:rPr>
              <w:fldChar w:fldCharType="begin"/>
            </w:r>
            <w:r>
              <w:rPr>
                <w:noProof/>
                <w:webHidden/>
              </w:rPr>
              <w:instrText xml:space="preserve"> PAGEREF _Toc139042883 \h </w:instrText>
            </w:r>
            <w:r>
              <w:rPr>
                <w:noProof/>
                <w:webHidden/>
              </w:rPr>
            </w:r>
            <w:r>
              <w:rPr>
                <w:noProof/>
                <w:webHidden/>
              </w:rPr>
              <w:fldChar w:fldCharType="separate"/>
            </w:r>
            <w:r>
              <w:rPr>
                <w:noProof/>
                <w:webHidden/>
              </w:rPr>
              <w:t>52</w:t>
            </w:r>
            <w:r>
              <w:rPr>
                <w:noProof/>
                <w:webHidden/>
              </w:rPr>
              <w:fldChar w:fldCharType="end"/>
            </w:r>
          </w:hyperlink>
        </w:p>
        <w:p w14:paraId="7C1411CC" w14:textId="3FAB7FA5" w:rsidR="00280D40" w:rsidRDefault="00280D40">
          <w:pPr>
            <w:pStyle w:val="TOC2"/>
            <w:tabs>
              <w:tab w:val="right" w:leader="dot" w:pos="9350"/>
            </w:tabs>
            <w:rPr>
              <w:rFonts w:eastAsiaTheme="minorEastAsia" w:cstheme="minorBidi"/>
              <w:b w:val="0"/>
              <w:bCs w:val="0"/>
              <w:noProof/>
              <w:sz w:val="24"/>
              <w:szCs w:val="24"/>
            </w:rPr>
          </w:pPr>
          <w:hyperlink w:anchor="_Toc139042884" w:history="1">
            <w:r w:rsidRPr="0026753B">
              <w:rPr>
                <w:rStyle w:val="Hyperlink"/>
                <w:noProof/>
              </w:rPr>
              <w:t>Data Load</w:t>
            </w:r>
            <w:r>
              <w:rPr>
                <w:noProof/>
                <w:webHidden/>
              </w:rPr>
              <w:tab/>
            </w:r>
            <w:r>
              <w:rPr>
                <w:noProof/>
                <w:webHidden/>
              </w:rPr>
              <w:fldChar w:fldCharType="begin"/>
            </w:r>
            <w:r>
              <w:rPr>
                <w:noProof/>
                <w:webHidden/>
              </w:rPr>
              <w:instrText xml:space="preserve"> PAGEREF _Toc139042884 \h </w:instrText>
            </w:r>
            <w:r>
              <w:rPr>
                <w:noProof/>
                <w:webHidden/>
              </w:rPr>
            </w:r>
            <w:r>
              <w:rPr>
                <w:noProof/>
                <w:webHidden/>
              </w:rPr>
              <w:fldChar w:fldCharType="separate"/>
            </w:r>
            <w:r>
              <w:rPr>
                <w:noProof/>
                <w:webHidden/>
              </w:rPr>
              <w:t>52</w:t>
            </w:r>
            <w:r>
              <w:rPr>
                <w:noProof/>
                <w:webHidden/>
              </w:rPr>
              <w:fldChar w:fldCharType="end"/>
            </w:r>
          </w:hyperlink>
        </w:p>
        <w:p w14:paraId="28FBA8D6" w14:textId="187A3455" w:rsidR="00280D40" w:rsidRDefault="00280D40">
          <w:pPr>
            <w:pStyle w:val="TOC2"/>
            <w:tabs>
              <w:tab w:val="right" w:leader="dot" w:pos="9350"/>
            </w:tabs>
            <w:rPr>
              <w:rFonts w:eastAsiaTheme="minorEastAsia" w:cstheme="minorBidi"/>
              <w:b w:val="0"/>
              <w:bCs w:val="0"/>
              <w:noProof/>
              <w:sz w:val="24"/>
              <w:szCs w:val="24"/>
            </w:rPr>
          </w:pPr>
          <w:hyperlink w:anchor="_Toc139042885" w:history="1">
            <w:r w:rsidRPr="0026753B">
              <w:rPr>
                <w:rStyle w:val="Hyperlink"/>
                <w:noProof/>
              </w:rPr>
              <w:t>Data Description</w:t>
            </w:r>
            <w:r>
              <w:rPr>
                <w:noProof/>
                <w:webHidden/>
              </w:rPr>
              <w:tab/>
            </w:r>
            <w:r>
              <w:rPr>
                <w:noProof/>
                <w:webHidden/>
              </w:rPr>
              <w:fldChar w:fldCharType="begin"/>
            </w:r>
            <w:r>
              <w:rPr>
                <w:noProof/>
                <w:webHidden/>
              </w:rPr>
              <w:instrText xml:space="preserve"> PAGEREF _Toc139042885 \h </w:instrText>
            </w:r>
            <w:r>
              <w:rPr>
                <w:noProof/>
                <w:webHidden/>
              </w:rPr>
            </w:r>
            <w:r>
              <w:rPr>
                <w:noProof/>
                <w:webHidden/>
              </w:rPr>
              <w:fldChar w:fldCharType="separate"/>
            </w:r>
            <w:r>
              <w:rPr>
                <w:noProof/>
                <w:webHidden/>
              </w:rPr>
              <w:t>52</w:t>
            </w:r>
            <w:r>
              <w:rPr>
                <w:noProof/>
                <w:webHidden/>
              </w:rPr>
              <w:fldChar w:fldCharType="end"/>
            </w:r>
          </w:hyperlink>
        </w:p>
        <w:p w14:paraId="5988D89B" w14:textId="52D18EAE" w:rsidR="00280D40" w:rsidRDefault="00280D40">
          <w:pPr>
            <w:pStyle w:val="TOC2"/>
            <w:tabs>
              <w:tab w:val="right" w:leader="dot" w:pos="9350"/>
            </w:tabs>
            <w:rPr>
              <w:rFonts w:eastAsiaTheme="minorEastAsia" w:cstheme="minorBidi"/>
              <w:b w:val="0"/>
              <w:bCs w:val="0"/>
              <w:noProof/>
              <w:sz w:val="24"/>
              <w:szCs w:val="24"/>
            </w:rPr>
          </w:pPr>
          <w:hyperlink w:anchor="_Toc139042886" w:history="1">
            <w:r w:rsidRPr="0026753B">
              <w:rPr>
                <w:rStyle w:val="Hyperlink"/>
                <w:noProof/>
              </w:rPr>
              <w:t>Data Modification</w:t>
            </w:r>
            <w:r>
              <w:rPr>
                <w:noProof/>
                <w:webHidden/>
              </w:rPr>
              <w:tab/>
            </w:r>
            <w:r>
              <w:rPr>
                <w:noProof/>
                <w:webHidden/>
              </w:rPr>
              <w:fldChar w:fldCharType="begin"/>
            </w:r>
            <w:r>
              <w:rPr>
                <w:noProof/>
                <w:webHidden/>
              </w:rPr>
              <w:instrText xml:space="preserve"> PAGEREF _Toc139042886 \h </w:instrText>
            </w:r>
            <w:r>
              <w:rPr>
                <w:noProof/>
                <w:webHidden/>
              </w:rPr>
            </w:r>
            <w:r>
              <w:rPr>
                <w:noProof/>
                <w:webHidden/>
              </w:rPr>
              <w:fldChar w:fldCharType="separate"/>
            </w:r>
            <w:r>
              <w:rPr>
                <w:noProof/>
                <w:webHidden/>
              </w:rPr>
              <w:t>53</w:t>
            </w:r>
            <w:r>
              <w:rPr>
                <w:noProof/>
                <w:webHidden/>
              </w:rPr>
              <w:fldChar w:fldCharType="end"/>
            </w:r>
          </w:hyperlink>
        </w:p>
        <w:p w14:paraId="71EA9B5B" w14:textId="51588471" w:rsidR="00280D40" w:rsidRDefault="00280D40">
          <w:pPr>
            <w:pStyle w:val="TOC2"/>
            <w:tabs>
              <w:tab w:val="right" w:leader="dot" w:pos="9350"/>
            </w:tabs>
            <w:rPr>
              <w:rFonts w:eastAsiaTheme="minorEastAsia" w:cstheme="minorBidi"/>
              <w:b w:val="0"/>
              <w:bCs w:val="0"/>
              <w:noProof/>
              <w:sz w:val="24"/>
              <w:szCs w:val="24"/>
            </w:rPr>
          </w:pPr>
          <w:hyperlink w:anchor="_Toc139042887" w:history="1">
            <w:r w:rsidRPr="0026753B">
              <w:rPr>
                <w:rStyle w:val="Hyperlink"/>
                <w:noProof/>
              </w:rPr>
              <w:t>Data Analysis</w:t>
            </w:r>
            <w:r>
              <w:rPr>
                <w:noProof/>
                <w:webHidden/>
              </w:rPr>
              <w:tab/>
            </w:r>
            <w:r>
              <w:rPr>
                <w:noProof/>
                <w:webHidden/>
              </w:rPr>
              <w:fldChar w:fldCharType="begin"/>
            </w:r>
            <w:r>
              <w:rPr>
                <w:noProof/>
                <w:webHidden/>
              </w:rPr>
              <w:instrText xml:space="preserve"> PAGEREF _Toc139042887 \h </w:instrText>
            </w:r>
            <w:r>
              <w:rPr>
                <w:noProof/>
                <w:webHidden/>
              </w:rPr>
            </w:r>
            <w:r>
              <w:rPr>
                <w:noProof/>
                <w:webHidden/>
              </w:rPr>
              <w:fldChar w:fldCharType="separate"/>
            </w:r>
            <w:r>
              <w:rPr>
                <w:noProof/>
                <w:webHidden/>
              </w:rPr>
              <w:t>56</w:t>
            </w:r>
            <w:r>
              <w:rPr>
                <w:noProof/>
                <w:webHidden/>
              </w:rPr>
              <w:fldChar w:fldCharType="end"/>
            </w:r>
          </w:hyperlink>
        </w:p>
        <w:p w14:paraId="5056E539" w14:textId="62551573" w:rsidR="00280D40" w:rsidRDefault="00280D40">
          <w:pPr>
            <w:pStyle w:val="TOC2"/>
            <w:tabs>
              <w:tab w:val="right" w:leader="dot" w:pos="9350"/>
            </w:tabs>
            <w:rPr>
              <w:rFonts w:eastAsiaTheme="minorEastAsia" w:cstheme="minorBidi"/>
              <w:b w:val="0"/>
              <w:bCs w:val="0"/>
              <w:noProof/>
              <w:sz w:val="24"/>
              <w:szCs w:val="24"/>
            </w:rPr>
          </w:pPr>
          <w:hyperlink w:anchor="_Toc139042888" w:history="1">
            <w:r w:rsidRPr="0026753B">
              <w:rPr>
                <w:rStyle w:val="Hyperlink"/>
                <w:noProof/>
              </w:rPr>
              <w:t>Data Visualization</w:t>
            </w:r>
            <w:r>
              <w:rPr>
                <w:noProof/>
                <w:webHidden/>
              </w:rPr>
              <w:tab/>
            </w:r>
            <w:r>
              <w:rPr>
                <w:noProof/>
                <w:webHidden/>
              </w:rPr>
              <w:fldChar w:fldCharType="begin"/>
            </w:r>
            <w:r>
              <w:rPr>
                <w:noProof/>
                <w:webHidden/>
              </w:rPr>
              <w:instrText xml:space="preserve"> PAGEREF _Toc139042888 \h </w:instrText>
            </w:r>
            <w:r>
              <w:rPr>
                <w:noProof/>
                <w:webHidden/>
              </w:rPr>
            </w:r>
            <w:r>
              <w:rPr>
                <w:noProof/>
                <w:webHidden/>
              </w:rPr>
              <w:fldChar w:fldCharType="separate"/>
            </w:r>
            <w:r>
              <w:rPr>
                <w:noProof/>
                <w:webHidden/>
              </w:rPr>
              <w:t>57</w:t>
            </w:r>
            <w:r>
              <w:rPr>
                <w:noProof/>
                <w:webHidden/>
              </w:rPr>
              <w:fldChar w:fldCharType="end"/>
            </w:r>
          </w:hyperlink>
        </w:p>
        <w:p w14:paraId="30A49C97" w14:textId="5AF78344" w:rsidR="00280D40" w:rsidRDefault="00280D40">
          <w:pPr>
            <w:pStyle w:val="TOC1"/>
            <w:tabs>
              <w:tab w:val="right" w:leader="dot" w:pos="9350"/>
            </w:tabs>
            <w:rPr>
              <w:rFonts w:eastAsiaTheme="minorEastAsia" w:cstheme="minorBidi"/>
              <w:b w:val="0"/>
              <w:bCs w:val="0"/>
              <w:i w:val="0"/>
              <w:iCs w:val="0"/>
              <w:noProof/>
            </w:rPr>
          </w:pPr>
          <w:hyperlink w:anchor="_Toc139042889" w:history="1">
            <w:r w:rsidRPr="0026753B">
              <w:rPr>
                <w:rStyle w:val="Hyperlink"/>
                <w:noProof/>
              </w:rPr>
              <w:t>Anexo A : Functions Map</w:t>
            </w:r>
            <w:r>
              <w:rPr>
                <w:noProof/>
                <w:webHidden/>
              </w:rPr>
              <w:tab/>
            </w:r>
            <w:r>
              <w:rPr>
                <w:noProof/>
                <w:webHidden/>
              </w:rPr>
              <w:fldChar w:fldCharType="begin"/>
            </w:r>
            <w:r>
              <w:rPr>
                <w:noProof/>
                <w:webHidden/>
              </w:rPr>
              <w:instrText xml:space="preserve"> PAGEREF _Toc139042889 \h </w:instrText>
            </w:r>
            <w:r>
              <w:rPr>
                <w:noProof/>
                <w:webHidden/>
              </w:rPr>
            </w:r>
            <w:r>
              <w:rPr>
                <w:noProof/>
                <w:webHidden/>
              </w:rPr>
              <w:fldChar w:fldCharType="separate"/>
            </w:r>
            <w:r>
              <w:rPr>
                <w:noProof/>
                <w:webHidden/>
              </w:rPr>
              <w:t>60</w:t>
            </w:r>
            <w:r>
              <w:rPr>
                <w:noProof/>
                <w:webHidden/>
              </w:rPr>
              <w:fldChar w:fldCharType="end"/>
            </w:r>
          </w:hyperlink>
        </w:p>
        <w:p w14:paraId="36182160" w14:textId="5F9273EC" w:rsidR="00280D40" w:rsidRDefault="00280D40">
          <w:pPr>
            <w:pStyle w:val="TOC1"/>
            <w:tabs>
              <w:tab w:val="right" w:leader="dot" w:pos="9350"/>
            </w:tabs>
            <w:rPr>
              <w:rFonts w:eastAsiaTheme="minorEastAsia" w:cstheme="minorBidi"/>
              <w:b w:val="0"/>
              <w:bCs w:val="0"/>
              <w:i w:val="0"/>
              <w:iCs w:val="0"/>
              <w:noProof/>
            </w:rPr>
          </w:pPr>
          <w:hyperlink w:anchor="_Toc139042890" w:history="1">
            <w:r w:rsidRPr="0026753B">
              <w:rPr>
                <w:rStyle w:val="Hyperlink"/>
                <w:noProof/>
              </w:rPr>
              <w:t>Anexo B: Database Schema</w:t>
            </w:r>
            <w:r>
              <w:rPr>
                <w:noProof/>
                <w:webHidden/>
              </w:rPr>
              <w:tab/>
            </w:r>
            <w:r>
              <w:rPr>
                <w:noProof/>
                <w:webHidden/>
              </w:rPr>
              <w:fldChar w:fldCharType="begin"/>
            </w:r>
            <w:r>
              <w:rPr>
                <w:noProof/>
                <w:webHidden/>
              </w:rPr>
              <w:instrText xml:space="preserve"> PAGEREF _Toc139042890 \h </w:instrText>
            </w:r>
            <w:r>
              <w:rPr>
                <w:noProof/>
                <w:webHidden/>
              </w:rPr>
            </w:r>
            <w:r>
              <w:rPr>
                <w:noProof/>
                <w:webHidden/>
              </w:rPr>
              <w:fldChar w:fldCharType="separate"/>
            </w:r>
            <w:r>
              <w:rPr>
                <w:noProof/>
                <w:webHidden/>
              </w:rPr>
              <w:t>61</w:t>
            </w:r>
            <w:r>
              <w:rPr>
                <w:noProof/>
                <w:webHidden/>
              </w:rPr>
              <w:fldChar w:fldCharType="end"/>
            </w:r>
          </w:hyperlink>
        </w:p>
        <w:p w14:paraId="56C53584" w14:textId="23DE9B78" w:rsidR="00280D40" w:rsidRDefault="00280D40">
          <w:pPr>
            <w:pStyle w:val="TOC1"/>
            <w:tabs>
              <w:tab w:val="right" w:leader="dot" w:pos="9350"/>
            </w:tabs>
            <w:rPr>
              <w:rFonts w:eastAsiaTheme="minorEastAsia" w:cstheme="minorBidi"/>
              <w:b w:val="0"/>
              <w:bCs w:val="0"/>
              <w:i w:val="0"/>
              <w:iCs w:val="0"/>
              <w:noProof/>
            </w:rPr>
          </w:pPr>
          <w:hyperlink w:anchor="_Toc139042891" w:history="1">
            <w:r w:rsidRPr="0026753B">
              <w:rPr>
                <w:rStyle w:val="Hyperlink"/>
                <w:noProof/>
              </w:rPr>
              <w:t>Figures</w:t>
            </w:r>
            <w:r>
              <w:rPr>
                <w:noProof/>
                <w:webHidden/>
              </w:rPr>
              <w:tab/>
            </w:r>
            <w:r>
              <w:rPr>
                <w:noProof/>
                <w:webHidden/>
              </w:rPr>
              <w:fldChar w:fldCharType="begin"/>
            </w:r>
            <w:r>
              <w:rPr>
                <w:noProof/>
                <w:webHidden/>
              </w:rPr>
              <w:instrText xml:space="preserve"> PAGEREF _Toc139042891 \h </w:instrText>
            </w:r>
            <w:r>
              <w:rPr>
                <w:noProof/>
                <w:webHidden/>
              </w:rPr>
            </w:r>
            <w:r>
              <w:rPr>
                <w:noProof/>
                <w:webHidden/>
              </w:rPr>
              <w:fldChar w:fldCharType="separate"/>
            </w:r>
            <w:r>
              <w:rPr>
                <w:noProof/>
                <w:webHidden/>
              </w:rPr>
              <w:t>62</w:t>
            </w:r>
            <w:r>
              <w:rPr>
                <w:noProof/>
                <w:webHidden/>
              </w:rPr>
              <w:fldChar w:fldCharType="end"/>
            </w:r>
          </w:hyperlink>
        </w:p>
        <w:p w14:paraId="75CF4E8D" w14:textId="66A2FA64" w:rsidR="00D200C3" w:rsidRDefault="00D200C3">
          <w:r>
            <w:rPr>
              <w:b/>
              <w:bCs/>
              <w:noProof/>
            </w:rPr>
            <w:fldChar w:fldCharType="end"/>
          </w:r>
        </w:p>
      </w:sdtContent>
    </w:sdt>
    <w:p w14:paraId="3817E079" w14:textId="77777777" w:rsidR="00D200C3" w:rsidRDefault="00D200C3">
      <w:pPr>
        <w:rPr>
          <w:rFonts w:asciiTheme="majorHAnsi" w:eastAsiaTheme="majorEastAsia" w:hAnsiTheme="majorHAnsi" w:cstheme="majorBidi"/>
          <w:color w:val="2F5496" w:themeColor="accent1" w:themeShade="BF"/>
          <w:sz w:val="32"/>
          <w:szCs w:val="32"/>
        </w:rPr>
      </w:pPr>
      <w:r>
        <w:lastRenderedPageBreak/>
        <w:br w:type="page"/>
      </w:r>
    </w:p>
    <w:p w14:paraId="4D3A6D66" w14:textId="5D76F813" w:rsidR="000C0572" w:rsidRDefault="00CB2ADE" w:rsidP="00CB2ADE">
      <w:pPr>
        <w:pStyle w:val="Heading1"/>
      </w:pPr>
      <w:bookmarkStart w:id="0" w:name="_Toc139042855"/>
      <w:r>
        <w:lastRenderedPageBreak/>
        <w:t>Introduction</w:t>
      </w:r>
      <w:bookmarkEnd w:id="0"/>
    </w:p>
    <w:p w14:paraId="3CBB547A" w14:textId="77777777" w:rsidR="00001FFB" w:rsidRDefault="00001FFB" w:rsidP="006C65BB">
      <w:pPr>
        <w:pStyle w:val="UserGuider"/>
      </w:pPr>
      <w:r>
        <w:t xml:space="preserve">The IGEM (Integrative Genome-Exposome Method) system is a powerful platform designed to host various applications (APPs) that share common resources and interact with each other through a single database. It provides a flexible and dynamic framework for genomic and </w:t>
      </w:r>
      <w:proofErr w:type="spellStart"/>
      <w:r>
        <w:t>exposomic</w:t>
      </w:r>
      <w:proofErr w:type="spellEnd"/>
      <w:r>
        <w:t xml:space="preserve"> research, enabling the integration of diverse data sources and facilitating complex analyses.</w:t>
      </w:r>
    </w:p>
    <w:p w14:paraId="3C9E4388" w14:textId="77777777" w:rsidR="00001FFB" w:rsidRDefault="00001FFB" w:rsidP="006C65BB">
      <w:pPr>
        <w:pStyle w:val="UserGuider"/>
      </w:pPr>
      <w:r w:rsidRPr="00657601">
        <w:t>The primary goal of the IGEM system is to enable researchers to study exposure-exposure (</w:t>
      </w:r>
      <w:proofErr w:type="spellStart"/>
      <w:r w:rsidRPr="00657601">
        <w:t>ExE</w:t>
      </w:r>
      <w:proofErr w:type="spellEnd"/>
      <w:r w:rsidRPr="00657601">
        <w:t>) and gene-environment (</w:t>
      </w:r>
      <w:proofErr w:type="spellStart"/>
      <w:r w:rsidRPr="00657601">
        <w:t>GxE</w:t>
      </w:r>
      <w:proofErr w:type="spellEnd"/>
      <w:r w:rsidRPr="00657601">
        <w:t>) interactions in high-dimensional big data sets. By integrating an automated knowledge-based approach, IGEM offers a user-friendly, open-source, and open-access software solution</w:t>
      </w:r>
      <w:r>
        <w:t xml:space="preserve"> that supports high-throughput quality control (QC), knowledge-driven </w:t>
      </w:r>
      <w:proofErr w:type="spellStart"/>
      <w:r>
        <w:t>ExE</w:t>
      </w:r>
      <w:proofErr w:type="spellEnd"/>
      <w:r>
        <w:t xml:space="preserve"> and </w:t>
      </w:r>
      <w:proofErr w:type="spellStart"/>
      <w:r>
        <w:t>GxE</w:t>
      </w:r>
      <w:proofErr w:type="spellEnd"/>
      <w:r>
        <w:t xml:space="preserve"> filtering, machine learning (ML), regression-based interaction analysis, and big data visualization.</w:t>
      </w:r>
    </w:p>
    <w:p w14:paraId="5267C3C3" w14:textId="77777777" w:rsidR="00001FFB" w:rsidRDefault="00001FFB" w:rsidP="006C65BB">
      <w:pPr>
        <w:pStyle w:val="UserGuider"/>
      </w:pPr>
      <w:r>
        <w:t xml:space="preserve">One of the key applications within the IGEM system is the </w:t>
      </w:r>
      <w:proofErr w:type="spellStart"/>
      <w:r>
        <w:t>GxE</w:t>
      </w:r>
      <w:proofErr w:type="spellEnd"/>
      <w:r>
        <w:t xml:space="preserve"> (Gene x Exposome) application. The </w:t>
      </w:r>
      <w:proofErr w:type="spellStart"/>
      <w:r>
        <w:t>GxE</w:t>
      </w:r>
      <w:proofErr w:type="spellEnd"/>
      <w:r>
        <w:t xml:space="preserve"> application focuses on collecting external data sets, identifying key genetic and </w:t>
      </w:r>
      <w:proofErr w:type="spellStart"/>
      <w:r>
        <w:t>exposomic</w:t>
      </w:r>
      <w:proofErr w:type="spellEnd"/>
      <w:r>
        <w:t xml:space="preserve"> information, and building a comprehensive knowledge base. This knowledge base serves as a valuable resource for researchers, providing them with the ability to perform dynamic and exploratory queries, uncover insights, and generate novel hypotheses.</w:t>
      </w:r>
    </w:p>
    <w:p w14:paraId="07789C9F" w14:textId="2C2336A8" w:rsidR="00001FFB" w:rsidRDefault="00001FFB" w:rsidP="006C65BB">
      <w:pPr>
        <w:pStyle w:val="UserGuider"/>
      </w:pPr>
      <w:r>
        <w:t>The IGEM system follows a modular architecture</w:t>
      </w:r>
      <w:r>
        <w:t xml:space="preserve"> (figure 1)</w:t>
      </w:r>
      <w:r>
        <w:t xml:space="preserve"> and currently includes multiple applications such as GE, OMICS, and EPC. These applications interact with each other, allowing users to query </w:t>
      </w:r>
      <w:proofErr w:type="spellStart"/>
      <w:r>
        <w:t>GxE</w:t>
      </w:r>
      <w:proofErr w:type="spellEnd"/>
      <w:r>
        <w:t xml:space="preserve"> relations, integrate external data, perform regressions, and analyze data seamlessly. The system also provides components that handle database interface operations, file system management, and other essential tasks to support the functionality of the applications.</w:t>
      </w:r>
    </w:p>
    <w:p w14:paraId="328262F8" w14:textId="77777777" w:rsidR="00001FFB" w:rsidRDefault="00001FFB" w:rsidP="006C65BB">
      <w:pPr>
        <w:pStyle w:val="UserGuider"/>
      </w:pPr>
      <w:r>
        <w:t>Access to the IGEM system is available through a web query interface, scripts, or the command line, providing users with flexibility in choosing their preferred mode of interaction. This accessibility, combined with the consolidated view of the IGEM components, enhances the usability and efficiency of the system.</w:t>
      </w:r>
    </w:p>
    <w:p w14:paraId="6EAC8C58" w14:textId="77777777" w:rsidR="00001FFB" w:rsidRDefault="00001FFB" w:rsidP="006C65BB">
      <w:pPr>
        <w:pStyle w:val="UserGuider"/>
      </w:pPr>
      <w:r>
        <w:t xml:space="preserve">This User Guide aims to provide comprehensive documentation for utilizing the IGEM platform and its various applications. It covers installation instructions, detailed usage examples, and explanations of key functionalities. Whether you are a researcher, data scientist, or domain expert, this guide will assist you in effectively leveraging the IGEM system to drive your genomic and </w:t>
      </w:r>
      <w:proofErr w:type="spellStart"/>
      <w:r>
        <w:t>exposomic</w:t>
      </w:r>
      <w:proofErr w:type="spellEnd"/>
      <w:r>
        <w:t xml:space="preserve"> analyses.</w:t>
      </w:r>
    </w:p>
    <w:p w14:paraId="66ACD955" w14:textId="77777777" w:rsidR="00001FFB" w:rsidRDefault="00001FFB" w:rsidP="00001FFB">
      <w:pPr>
        <w:pStyle w:val="BodyText"/>
        <w:keepNext/>
        <w:spacing w:before="130" w:line="360" w:lineRule="auto"/>
        <w:ind w:left="300" w:right="797"/>
        <w:jc w:val="center"/>
      </w:pPr>
      <w:r>
        <w:rPr>
          <w:noProof/>
        </w:rPr>
        <w:lastRenderedPageBreak/>
        <w:drawing>
          <wp:inline distT="0" distB="0" distL="0" distR="0" wp14:anchorId="61163E57" wp14:editId="34242FF5">
            <wp:extent cx="5286589" cy="4184650"/>
            <wp:effectExtent l="0" t="0" r="0" b="0"/>
            <wp:docPr id="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6510" cy="4216250"/>
                    </a:xfrm>
                    <a:prstGeom prst="rect">
                      <a:avLst/>
                    </a:prstGeom>
                    <a:noFill/>
                    <a:ln>
                      <a:noFill/>
                    </a:ln>
                  </pic:spPr>
                </pic:pic>
              </a:graphicData>
            </a:graphic>
          </wp:inline>
        </w:drawing>
      </w:r>
    </w:p>
    <w:p w14:paraId="101A6EB8" w14:textId="64472D2C" w:rsidR="00001FFB" w:rsidRDefault="00001FFB" w:rsidP="00001FFB">
      <w:pPr>
        <w:pStyle w:val="Caption"/>
        <w:jc w:val="center"/>
      </w:pPr>
      <w:bookmarkStart w:id="1" w:name="_Toc139042892"/>
      <w:r>
        <w:t xml:space="preserve">Figure </w:t>
      </w:r>
      <w:r>
        <w:fldChar w:fldCharType="begin"/>
      </w:r>
      <w:r>
        <w:instrText xml:space="preserve"> SEQ Figure \* ARABIC </w:instrText>
      </w:r>
      <w:r>
        <w:fldChar w:fldCharType="separate"/>
      </w:r>
      <w:r w:rsidR="00280D40">
        <w:rPr>
          <w:noProof/>
        </w:rPr>
        <w:t>1</w:t>
      </w:r>
      <w:r>
        <w:fldChar w:fldCharType="end"/>
      </w:r>
      <w:r>
        <w:t xml:space="preserve">: IGEM </w:t>
      </w:r>
      <w:proofErr w:type="spellStart"/>
      <w:r>
        <w:t>Architeture</w:t>
      </w:r>
      <w:bookmarkEnd w:id="1"/>
      <w:proofErr w:type="spellEnd"/>
    </w:p>
    <w:p w14:paraId="0F5F75D8" w14:textId="20D3CA9B" w:rsidR="00001FFB" w:rsidRDefault="00001FFB" w:rsidP="00001FFB">
      <w:pPr>
        <w:pStyle w:val="BodyText"/>
        <w:spacing w:before="130" w:line="360" w:lineRule="auto"/>
        <w:ind w:left="300" w:right="797"/>
        <w:jc w:val="both"/>
      </w:pPr>
      <w:r>
        <w:t xml:space="preserve">By harnessing the capabilities of the IGEM system, researchers </w:t>
      </w:r>
      <w:proofErr w:type="gramStart"/>
      <w:r>
        <w:t>have the ability to</w:t>
      </w:r>
      <w:proofErr w:type="gramEnd"/>
      <w:r>
        <w:t xml:space="preserve"> extract and integrate external data from diverse sources, perform complex analyses, and gain valuable insights. Despite the ongoing potential for improvement and integration of additional data, the IGEM system represents a significant milestone in the field of genomics and </w:t>
      </w:r>
      <w:proofErr w:type="spellStart"/>
      <w:r>
        <w:t>exposomics</w:t>
      </w:r>
      <w:proofErr w:type="spellEnd"/>
      <w:r>
        <w:t>, offering a unified knowledge base and a path towards implementing IGEM as a web-based solution.</w:t>
      </w:r>
    </w:p>
    <w:p w14:paraId="314F447C" w14:textId="022D96CC" w:rsidR="0065354D" w:rsidRDefault="00001FFB" w:rsidP="00001FFB">
      <w:pPr>
        <w:pStyle w:val="BodyText"/>
        <w:spacing w:before="130" w:line="360" w:lineRule="auto"/>
        <w:ind w:left="300" w:right="797"/>
        <w:jc w:val="both"/>
      </w:pPr>
      <w:r>
        <w:t xml:space="preserve">In summary, the IGEM system provides researchers with a powerful platform for integrative genomic and </w:t>
      </w:r>
      <w:proofErr w:type="spellStart"/>
      <w:r>
        <w:t>exposomic</w:t>
      </w:r>
      <w:proofErr w:type="spellEnd"/>
      <w:r>
        <w:t xml:space="preserve"> research. With its user-friendly interface, advanced analysis capabilities, and modular architecture, IGEM empowers users to explore complex interactions, analyze large datasets, and uncover valuable insights. This user guide will serve as your comprehensive resource to navigate and utilize the IGEM platform effectively, driving impactful genomic and </w:t>
      </w:r>
      <w:proofErr w:type="spellStart"/>
      <w:r>
        <w:t>exposomic</w:t>
      </w:r>
      <w:proofErr w:type="spellEnd"/>
      <w:r>
        <w:t xml:space="preserve"> analyses.</w:t>
      </w:r>
    </w:p>
    <w:p w14:paraId="0DFFFC18" w14:textId="07D327D5" w:rsidR="00696A83" w:rsidRDefault="00696A83" w:rsidP="00696A83">
      <w:pPr>
        <w:pStyle w:val="BodyText"/>
        <w:spacing w:before="130" w:line="360" w:lineRule="auto"/>
        <w:ind w:left="300" w:right="797"/>
        <w:jc w:val="center"/>
        <w:rPr>
          <w:rFonts w:asciiTheme="majorHAnsi" w:eastAsiaTheme="majorEastAsia" w:hAnsiTheme="majorHAnsi" w:cstheme="majorBidi"/>
          <w:color w:val="2F5496" w:themeColor="accent1" w:themeShade="BF"/>
          <w:sz w:val="32"/>
          <w:szCs w:val="32"/>
        </w:rPr>
      </w:pPr>
      <w:r>
        <w:br w:type="page"/>
      </w:r>
    </w:p>
    <w:p w14:paraId="6417C5B2" w14:textId="6440A221" w:rsidR="00CB2ADE" w:rsidRDefault="00CB2ADE" w:rsidP="00CB2ADE">
      <w:pPr>
        <w:pStyle w:val="Heading1"/>
      </w:pPr>
      <w:bookmarkStart w:id="2" w:name="_Toc139042856"/>
      <w:r>
        <w:lastRenderedPageBreak/>
        <w:t>Install</w:t>
      </w:r>
      <w:bookmarkEnd w:id="2"/>
    </w:p>
    <w:p w14:paraId="1E98CB72" w14:textId="155F3C43" w:rsidR="005109DA" w:rsidRDefault="005109DA" w:rsidP="005109DA">
      <w:pPr>
        <w:pStyle w:val="BodyText"/>
        <w:spacing w:before="130" w:line="360" w:lineRule="auto"/>
        <w:ind w:left="300" w:right="797"/>
        <w:jc w:val="both"/>
      </w:pPr>
      <w:r w:rsidRPr="005109DA">
        <w:t>IGEM has two versions, IGEM and IGEM-Lite. Assess your needs and select the version that aligns with your research goals and preferences. Both versions offer valuable tools and access to the IGEM platform, allowing you to leverage genomic and exposure data for meaningful insights and discoveries.</w:t>
      </w:r>
    </w:p>
    <w:p w14:paraId="443A2569" w14:textId="77777777" w:rsidR="00BE05F7" w:rsidRDefault="00BE05F7" w:rsidP="00BE05F7">
      <w:pPr>
        <w:pStyle w:val="BodyText"/>
        <w:keepNext/>
        <w:spacing w:before="130" w:line="360" w:lineRule="auto"/>
        <w:ind w:left="300" w:right="797"/>
        <w:jc w:val="center"/>
      </w:pPr>
      <w:r w:rsidRPr="00BE05F7">
        <w:drawing>
          <wp:inline distT="0" distB="0" distL="0" distR="0" wp14:anchorId="269B7A23" wp14:editId="5A176CC7">
            <wp:extent cx="5280353" cy="2355850"/>
            <wp:effectExtent l="0" t="0" r="3175" b="0"/>
            <wp:docPr id="6" name="Picture 6" descr="A picture containing screenshot, diagram,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creenshot, diagram, text, design&#10;&#10;Description automatically generated"/>
                    <pic:cNvPicPr/>
                  </pic:nvPicPr>
                  <pic:blipFill>
                    <a:blip r:embed="rId10"/>
                    <a:stretch>
                      <a:fillRect/>
                    </a:stretch>
                  </pic:blipFill>
                  <pic:spPr>
                    <a:xfrm>
                      <a:off x="0" y="0"/>
                      <a:ext cx="5296305" cy="2362967"/>
                    </a:xfrm>
                    <a:prstGeom prst="rect">
                      <a:avLst/>
                    </a:prstGeom>
                  </pic:spPr>
                </pic:pic>
              </a:graphicData>
            </a:graphic>
          </wp:inline>
        </w:drawing>
      </w:r>
    </w:p>
    <w:p w14:paraId="01979F8D" w14:textId="7B3E4A60" w:rsidR="005109DA" w:rsidRDefault="00BE05F7" w:rsidP="00BE05F7">
      <w:pPr>
        <w:pStyle w:val="Caption"/>
        <w:jc w:val="center"/>
      </w:pPr>
      <w:bookmarkStart w:id="3" w:name="_Toc139042893"/>
      <w:r>
        <w:t xml:space="preserve">Figure </w:t>
      </w:r>
      <w:r>
        <w:fldChar w:fldCharType="begin"/>
      </w:r>
      <w:r>
        <w:instrText xml:space="preserve"> SEQ Figure \* ARABIC </w:instrText>
      </w:r>
      <w:r>
        <w:fldChar w:fldCharType="separate"/>
      </w:r>
      <w:r w:rsidR="00280D40">
        <w:rPr>
          <w:noProof/>
        </w:rPr>
        <w:t>2</w:t>
      </w:r>
      <w:r>
        <w:fldChar w:fldCharType="end"/>
      </w:r>
      <w:r>
        <w:t>: IGEM and IGEM Lite components</w:t>
      </w:r>
      <w:bookmarkEnd w:id="3"/>
    </w:p>
    <w:p w14:paraId="028C8C70" w14:textId="59738430" w:rsidR="005109DA" w:rsidRPr="005109DA" w:rsidRDefault="005109DA" w:rsidP="005109DA">
      <w:pPr>
        <w:pStyle w:val="BodyText"/>
        <w:spacing w:before="130" w:line="360" w:lineRule="auto"/>
        <w:ind w:left="300" w:right="797"/>
        <w:jc w:val="both"/>
        <w:rPr>
          <w:b/>
          <w:bCs/>
        </w:rPr>
      </w:pPr>
      <w:r w:rsidRPr="005109DA">
        <w:rPr>
          <w:b/>
          <w:bCs/>
        </w:rPr>
        <w:t>IGEM Version</w:t>
      </w:r>
    </w:p>
    <w:p w14:paraId="4A420344" w14:textId="7131E70D" w:rsidR="005109DA" w:rsidRDefault="005109DA" w:rsidP="005109DA">
      <w:pPr>
        <w:pStyle w:val="BodyText"/>
        <w:spacing w:before="130" w:line="360" w:lineRule="auto"/>
        <w:ind w:left="300" w:right="797"/>
        <w:jc w:val="both"/>
      </w:pPr>
      <w:r w:rsidRPr="005109DA">
        <w:t>The IGEM version provides a comprehensive set of tools for filtering, analyzing, and visualizing data. It encompasses all core components of the IGEM architecture, including GE-</w:t>
      </w:r>
      <w:proofErr w:type="spellStart"/>
      <w:r w:rsidRPr="005109DA">
        <w:t>db</w:t>
      </w:r>
      <w:proofErr w:type="spellEnd"/>
      <w:r w:rsidRPr="005109DA">
        <w:t xml:space="preserve">, GE-filter, ETL process, and integration with external software packages. We recommend the IGEM Server version for users who need a centralized and powerful system to handle large-scale omics data and create </w:t>
      </w:r>
      <w:r w:rsidR="004B07E7">
        <w:t xml:space="preserve">the </w:t>
      </w:r>
      <w:r w:rsidRPr="005109DA">
        <w:t>own knowledge database.</w:t>
      </w:r>
    </w:p>
    <w:p w14:paraId="1BA0FFA9" w14:textId="77777777" w:rsidR="004B07E7" w:rsidRDefault="004B07E7" w:rsidP="004B07E7">
      <w:pPr>
        <w:pStyle w:val="BodyText"/>
        <w:spacing w:before="130" w:line="360" w:lineRule="auto"/>
        <w:ind w:left="300" w:right="797"/>
      </w:pPr>
      <w:r>
        <w:t xml:space="preserve">IGEM is available on </w:t>
      </w:r>
      <w:proofErr w:type="spellStart"/>
      <w:r>
        <w:t>PyPl</w:t>
      </w:r>
      <w:proofErr w:type="spellEnd"/>
      <w:r>
        <w:t xml:space="preserve"> or through GitHub. It can be installed in a virtual environment with Python &gt;= 3.9. Run via the command line:</w:t>
      </w:r>
    </w:p>
    <w:p w14:paraId="6171DCD5" w14:textId="0A7CC9F1" w:rsidR="004B07E7" w:rsidRDefault="004B07E7" w:rsidP="004B07E7">
      <w:pPr>
        <w:pStyle w:val="BodyText"/>
        <w:spacing w:before="152" w:line="360" w:lineRule="auto"/>
        <w:ind w:left="388" w:firstLine="332"/>
        <w:rPr>
          <w:rFonts w:ascii="Courier New"/>
          <w:spacing w:val="-4"/>
        </w:rPr>
      </w:pPr>
      <w:r>
        <w:rPr>
          <w:rFonts w:ascii="Courier New"/>
        </w:rPr>
        <w:t xml:space="preserve">$ pip install </w:t>
      </w:r>
      <w:proofErr w:type="spellStart"/>
      <w:r>
        <w:rPr>
          <w:rFonts w:ascii="Courier New"/>
          <w:spacing w:val="-4"/>
        </w:rPr>
        <w:t>igem</w:t>
      </w:r>
      <w:proofErr w:type="spellEnd"/>
    </w:p>
    <w:p w14:paraId="69B5DBD0" w14:textId="77777777" w:rsidR="004B07E7" w:rsidRDefault="004B07E7" w:rsidP="005109DA">
      <w:pPr>
        <w:pStyle w:val="BodyText"/>
        <w:spacing w:before="130" w:line="360" w:lineRule="auto"/>
        <w:ind w:left="300" w:right="797"/>
        <w:jc w:val="both"/>
        <w:rPr>
          <w:b/>
          <w:bCs/>
        </w:rPr>
      </w:pPr>
    </w:p>
    <w:p w14:paraId="3789F0B2" w14:textId="00390483" w:rsidR="005109DA" w:rsidRPr="005109DA" w:rsidRDefault="004B07E7" w:rsidP="005109DA">
      <w:pPr>
        <w:pStyle w:val="BodyText"/>
        <w:spacing w:before="130" w:line="360" w:lineRule="auto"/>
        <w:ind w:left="300" w:right="797"/>
        <w:jc w:val="both"/>
        <w:rPr>
          <w:b/>
          <w:bCs/>
        </w:rPr>
      </w:pPr>
      <w:r>
        <w:rPr>
          <w:b/>
          <w:bCs/>
        </w:rPr>
        <w:t>I</w:t>
      </w:r>
      <w:r w:rsidR="005109DA" w:rsidRPr="005109DA">
        <w:rPr>
          <w:b/>
          <w:bCs/>
        </w:rPr>
        <w:t>GEM</w:t>
      </w:r>
      <w:r>
        <w:rPr>
          <w:b/>
          <w:bCs/>
        </w:rPr>
        <w:t xml:space="preserve"> </w:t>
      </w:r>
      <w:r w:rsidR="005109DA">
        <w:rPr>
          <w:b/>
          <w:bCs/>
        </w:rPr>
        <w:t>Lite</w:t>
      </w:r>
      <w:r w:rsidR="005109DA" w:rsidRPr="005109DA">
        <w:rPr>
          <w:b/>
          <w:bCs/>
        </w:rPr>
        <w:t xml:space="preserve"> Version</w:t>
      </w:r>
    </w:p>
    <w:p w14:paraId="41E3B3A8" w14:textId="77777777" w:rsidR="005109DA" w:rsidRPr="00C64D35" w:rsidRDefault="005109DA" w:rsidP="006C65BB">
      <w:pPr>
        <w:pStyle w:val="UserGuider"/>
      </w:pPr>
      <w:r w:rsidRPr="00C64D35">
        <w:t>The IGEM version provides a comprehensive set of tools for filtering, analyzing, and visualizing data. It encompasses all core components of the IGEM architecture, including GE-</w:t>
      </w:r>
      <w:proofErr w:type="spellStart"/>
      <w:r w:rsidRPr="00C64D35">
        <w:t>db</w:t>
      </w:r>
      <w:proofErr w:type="spellEnd"/>
      <w:r w:rsidRPr="00C64D35">
        <w:t>, GE-filter, ETL process, and integration with external software packages. We recommend the IGEM Server version for users who need a centralized and powerful system to handle large-scale omics data and create their own knowledge database.</w:t>
      </w:r>
    </w:p>
    <w:p w14:paraId="3ADD6156" w14:textId="4A2B02A4" w:rsidR="004B07E7" w:rsidRDefault="004B07E7" w:rsidP="006C65BB">
      <w:pPr>
        <w:pStyle w:val="UserGuider"/>
      </w:pPr>
      <w:r w:rsidRPr="00C64D35">
        <w:lastRenderedPageBreak/>
        <w:t>IGEM</w:t>
      </w:r>
      <w:r w:rsidRPr="00C64D35">
        <w:t xml:space="preserve"> Lite</w:t>
      </w:r>
      <w:r w:rsidRPr="00C64D35">
        <w:t xml:space="preserve"> is available on </w:t>
      </w:r>
      <w:proofErr w:type="spellStart"/>
      <w:r w:rsidRPr="00C64D35">
        <w:t>PyPl</w:t>
      </w:r>
      <w:proofErr w:type="spellEnd"/>
      <w:r w:rsidRPr="00C64D35">
        <w:t xml:space="preserve"> or</w:t>
      </w:r>
      <w:r>
        <w:t xml:space="preserve"> through GitHub. It can be installed in a virtual environment with Python &gt;= 3.9. Run via the command line:</w:t>
      </w:r>
    </w:p>
    <w:p w14:paraId="59EBEBA8" w14:textId="4DD4ECAD" w:rsidR="004B07E7" w:rsidRDefault="004B07E7" w:rsidP="004B07E7">
      <w:pPr>
        <w:pStyle w:val="BodyText"/>
        <w:spacing w:before="152" w:line="360" w:lineRule="auto"/>
        <w:ind w:left="388" w:firstLine="332"/>
        <w:rPr>
          <w:rFonts w:ascii="Courier New"/>
          <w:spacing w:val="-4"/>
        </w:rPr>
      </w:pPr>
      <w:r>
        <w:rPr>
          <w:rFonts w:ascii="Courier New"/>
        </w:rPr>
        <w:t xml:space="preserve">$ pip install </w:t>
      </w:r>
      <w:proofErr w:type="spellStart"/>
      <w:r>
        <w:rPr>
          <w:rFonts w:ascii="Courier New"/>
          <w:spacing w:val="-4"/>
        </w:rPr>
        <w:t>igem</w:t>
      </w:r>
      <w:proofErr w:type="spellEnd"/>
      <w:r>
        <w:rPr>
          <w:rFonts w:ascii="Courier New"/>
          <w:spacing w:val="-4"/>
        </w:rPr>
        <w:t>-lite</w:t>
      </w:r>
    </w:p>
    <w:p w14:paraId="7564CFEF" w14:textId="77777777" w:rsidR="005109DA" w:rsidRDefault="005109DA" w:rsidP="005109DA">
      <w:pPr>
        <w:pStyle w:val="BodyText"/>
        <w:spacing w:before="130" w:line="360" w:lineRule="auto"/>
        <w:ind w:left="300" w:right="797"/>
        <w:jc w:val="both"/>
      </w:pPr>
    </w:p>
    <w:p w14:paraId="1BFC0C42" w14:textId="4DBD7269" w:rsidR="004B07E7" w:rsidRPr="005109DA" w:rsidRDefault="004B07E7" w:rsidP="004B07E7">
      <w:pPr>
        <w:pStyle w:val="BodyText"/>
        <w:spacing w:before="130" w:line="360" w:lineRule="auto"/>
        <w:ind w:left="300" w:right="797"/>
        <w:jc w:val="both"/>
        <w:rPr>
          <w:b/>
          <w:bCs/>
        </w:rPr>
      </w:pPr>
      <w:r>
        <w:rPr>
          <w:b/>
          <w:bCs/>
        </w:rPr>
        <w:t>Database Customization</w:t>
      </w:r>
    </w:p>
    <w:p w14:paraId="76052F01" w14:textId="2CEDE74A" w:rsidR="004B07E7" w:rsidRDefault="004B07E7" w:rsidP="006C65BB">
      <w:pPr>
        <w:pStyle w:val="UserGuider"/>
      </w:pPr>
      <w:r>
        <w:t xml:space="preserve">IGEM accepts several types of software to manage the database, including, </w:t>
      </w:r>
      <w:r>
        <w:t xml:space="preserve">SQLite, </w:t>
      </w:r>
      <w:r>
        <w:t>MySQL, Postgres, and others. By default, the system is already configured with SQLite.</w:t>
      </w:r>
    </w:p>
    <w:p w14:paraId="3FE93FDC" w14:textId="77777777" w:rsidR="004B07E7" w:rsidRDefault="004B07E7" w:rsidP="006C65BB">
      <w:pPr>
        <w:pStyle w:val="UserGuider"/>
      </w:pPr>
      <w:r>
        <w:t>To change the database manager, open the {</w:t>
      </w:r>
      <w:proofErr w:type="spellStart"/>
      <w:r>
        <w:t>package_path</w:t>
      </w:r>
      <w:proofErr w:type="spellEnd"/>
      <w:r>
        <w:t>}/igem/src/settings.py file and change the DATABASES parameters. The example below demonstrates a configuration using a Postgres database:</w:t>
      </w:r>
    </w:p>
    <w:p w14:paraId="2D6DF793" w14:textId="77777777" w:rsidR="004B07E7" w:rsidRDefault="004B07E7" w:rsidP="004B07E7">
      <w:pPr>
        <w:pStyle w:val="code"/>
        <w:spacing w:before="0"/>
        <w:ind w:left="720" w:firstLine="0"/>
        <w:rPr>
          <w:spacing w:val="-10"/>
        </w:rPr>
      </w:pPr>
      <w:r>
        <w:t xml:space="preserve">DATABASES = </w:t>
      </w:r>
      <w:r>
        <w:rPr>
          <w:spacing w:val="-10"/>
        </w:rPr>
        <w:t>{</w:t>
      </w:r>
      <w:r>
        <w:t>"default":</w:t>
      </w:r>
      <w:r>
        <w:t xml:space="preserve"> </w:t>
      </w:r>
      <w:r>
        <w:rPr>
          <w:spacing w:val="-10"/>
        </w:rPr>
        <w:t>{</w:t>
      </w:r>
    </w:p>
    <w:p w14:paraId="7371FE68" w14:textId="7E3E0C62" w:rsidR="004B07E7" w:rsidRDefault="004B07E7" w:rsidP="004B07E7">
      <w:pPr>
        <w:pStyle w:val="code"/>
        <w:spacing w:before="0"/>
        <w:ind w:left="720" w:firstLine="0"/>
      </w:pPr>
      <w:r>
        <w:t>"ENGINE</w:t>
      </w:r>
      <w:proofErr w:type="gramStart"/>
      <w:r>
        <w:t>":django</w:t>
      </w:r>
      <w:proofErr w:type="gramEnd"/>
      <w:r>
        <w:t>.db.backends.postgresql_psycopg2",</w:t>
      </w:r>
    </w:p>
    <w:p w14:paraId="46641902" w14:textId="77777777" w:rsidR="004B07E7" w:rsidRDefault="004B07E7" w:rsidP="004B07E7">
      <w:pPr>
        <w:pStyle w:val="code"/>
        <w:spacing w:before="0"/>
        <w:ind w:left="720" w:firstLine="0"/>
      </w:pPr>
      <w:r>
        <w:t>"NAME": "IGEM",</w:t>
      </w:r>
    </w:p>
    <w:p w14:paraId="3BB27159" w14:textId="77777777" w:rsidR="004B07E7" w:rsidRDefault="004B07E7" w:rsidP="004B07E7">
      <w:pPr>
        <w:pStyle w:val="code"/>
        <w:spacing w:before="0"/>
        <w:ind w:left="720" w:firstLine="0"/>
      </w:pPr>
      <w:r>
        <w:t>"USER": "</w:t>
      </w:r>
      <w:proofErr w:type="spellStart"/>
      <w:r>
        <w:t>postgres</w:t>
      </w:r>
      <w:proofErr w:type="spellEnd"/>
      <w:r>
        <w:t>",</w:t>
      </w:r>
    </w:p>
    <w:p w14:paraId="7FE9507C" w14:textId="77777777" w:rsidR="004B07E7" w:rsidRDefault="004B07E7" w:rsidP="004B07E7">
      <w:pPr>
        <w:pStyle w:val="code"/>
        <w:spacing w:before="0"/>
        <w:ind w:left="720" w:firstLine="0"/>
      </w:pPr>
      <w:r>
        <w:t>"PASSWORD":</w:t>
      </w:r>
      <w:r>
        <w:rPr>
          <w:spacing w:val="-32"/>
        </w:rPr>
        <w:t xml:space="preserve"> </w:t>
      </w:r>
      <w:r>
        <w:t>"</w:t>
      </w:r>
      <w:proofErr w:type="spellStart"/>
      <w:r>
        <w:t>your_password</w:t>
      </w:r>
      <w:proofErr w:type="spellEnd"/>
      <w:r>
        <w:t>",</w:t>
      </w:r>
    </w:p>
    <w:p w14:paraId="03FE993A" w14:textId="77777777" w:rsidR="004B07E7" w:rsidRDefault="004B07E7" w:rsidP="004B07E7">
      <w:pPr>
        <w:pStyle w:val="code"/>
        <w:spacing w:before="0"/>
        <w:ind w:left="720" w:firstLine="0"/>
      </w:pPr>
      <w:r>
        <w:t>"HOST": "127.0.0.1",</w:t>
      </w:r>
    </w:p>
    <w:p w14:paraId="5CDFC0F5" w14:textId="77777777" w:rsidR="004B07E7" w:rsidRDefault="004B07E7" w:rsidP="004B07E7">
      <w:pPr>
        <w:pStyle w:val="code"/>
        <w:spacing w:before="0"/>
        <w:ind w:left="720" w:firstLine="0"/>
        <w:rPr>
          <w:spacing w:val="-2"/>
        </w:rPr>
      </w:pPr>
      <w:r>
        <w:t xml:space="preserve">"PORT": </w:t>
      </w:r>
      <w:r>
        <w:rPr>
          <w:spacing w:val="-2"/>
        </w:rPr>
        <w:t>"5432",</w:t>
      </w:r>
    </w:p>
    <w:p w14:paraId="3BD0D1BC" w14:textId="5948E756" w:rsidR="004B07E7" w:rsidRDefault="004B07E7" w:rsidP="004B07E7">
      <w:pPr>
        <w:pStyle w:val="code"/>
        <w:spacing w:before="0"/>
        <w:ind w:left="720" w:firstLine="0"/>
      </w:pPr>
      <w:r>
        <w:t>}}</w:t>
      </w:r>
    </w:p>
    <w:p w14:paraId="550AEA5E" w14:textId="77777777" w:rsidR="004B07E7" w:rsidRDefault="004B07E7" w:rsidP="004B07E7">
      <w:pPr>
        <w:pStyle w:val="BodyText"/>
        <w:spacing w:before="130" w:line="360" w:lineRule="auto"/>
        <w:ind w:left="300" w:right="797"/>
        <w:jc w:val="both"/>
      </w:pPr>
      <w:r>
        <w:t>IMPORTANT:</w:t>
      </w:r>
      <w:r w:rsidRPr="004B07E7">
        <w:t xml:space="preserve"> </w:t>
      </w:r>
      <w:r>
        <w:t>Changing</w:t>
      </w:r>
      <w:r w:rsidRPr="004B07E7">
        <w:t xml:space="preserve"> </w:t>
      </w:r>
      <w:r>
        <w:t>the</w:t>
      </w:r>
      <w:r w:rsidRPr="004B07E7">
        <w:t xml:space="preserve"> </w:t>
      </w:r>
      <w:r>
        <w:t>database</w:t>
      </w:r>
      <w:r w:rsidRPr="004B07E7">
        <w:t xml:space="preserve"> </w:t>
      </w:r>
      <w:r>
        <w:t>is</w:t>
      </w:r>
      <w:r w:rsidRPr="004B07E7">
        <w:t xml:space="preserve"> </w:t>
      </w:r>
      <w:r>
        <w:t>optional</w:t>
      </w:r>
      <w:r w:rsidRPr="004B07E7">
        <w:t xml:space="preserve"> </w:t>
      </w:r>
      <w:r>
        <w:t>as</w:t>
      </w:r>
      <w:r w:rsidRPr="004B07E7">
        <w:t xml:space="preserve"> </w:t>
      </w:r>
      <w:r>
        <w:t>the</w:t>
      </w:r>
      <w:r w:rsidRPr="004B07E7">
        <w:t xml:space="preserve"> </w:t>
      </w:r>
      <w:r>
        <w:t>system</w:t>
      </w:r>
      <w:r w:rsidRPr="004B07E7">
        <w:t xml:space="preserve"> </w:t>
      </w:r>
      <w:r>
        <w:t>is</w:t>
      </w:r>
      <w:r w:rsidRPr="004B07E7">
        <w:t xml:space="preserve"> </w:t>
      </w:r>
      <w:r>
        <w:t>configured</w:t>
      </w:r>
      <w:r w:rsidRPr="004B07E7">
        <w:t xml:space="preserve"> </w:t>
      </w:r>
      <w:r>
        <w:t>by</w:t>
      </w:r>
      <w:r w:rsidRPr="004B07E7">
        <w:t xml:space="preserve"> </w:t>
      </w:r>
      <w:r>
        <w:t>default</w:t>
      </w:r>
      <w:r w:rsidRPr="004B07E7">
        <w:t xml:space="preserve"> </w:t>
      </w:r>
      <w:r>
        <w:t>to</w:t>
      </w:r>
      <w:r w:rsidRPr="004B07E7">
        <w:t xml:space="preserve"> </w:t>
      </w:r>
      <w:r>
        <w:t>create</w:t>
      </w:r>
      <w:r w:rsidRPr="004B07E7">
        <w:t xml:space="preserve"> </w:t>
      </w:r>
      <w:r>
        <w:t>a</w:t>
      </w:r>
      <w:r w:rsidRPr="004B07E7">
        <w:t xml:space="preserve"> </w:t>
      </w:r>
      <w:r>
        <w:t>local</w:t>
      </w:r>
      <w:r w:rsidRPr="004B07E7">
        <w:t xml:space="preserve"> </w:t>
      </w:r>
      <w:r>
        <w:t xml:space="preserve">SQLite </w:t>
      </w:r>
      <w:r w:rsidRPr="004B07E7">
        <w:t>database.</w:t>
      </w:r>
    </w:p>
    <w:p w14:paraId="1ECE0685" w14:textId="77777777" w:rsidR="004B07E7" w:rsidRDefault="004B07E7" w:rsidP="004B07E7">
      <w:pPr>
        <w:pStyle w:val="BodyText"/>
        <w:spacing w:before="130" w:line="360" w:lineRule="auto"/>
        <w:ind w:left="300" w:right="797"/>
        <w:jc w:val="both"/>
      </w:pPr>
      <w:r>
        <w:t>If</w:t>
      </w:r>
      <w:r w:rsidRPr="004B07E7">
        <w:t xml:space="preserve"> </w:t>
      </w:r>
      <w:r>
        <w:t>you</w:t>
      </w:r>
      <w:r w:rsidRPr="004B07E7">
        <w:t xml:space="preserve"> </w:t>
      </w:r>
      <w:r>
        <w:t>want</w:t>
      </w:r>
      <w:r w:rsidRPr="004B07E7">
        <w:t xml:space="preserve"> </w:t>
      </w:r>
      <w:r>
        <w:t>to</w:t>
      </w:r>
      <w:r w:rsidRPr="004B07E7">
        <w:t xml:space="preserve"> </w:t>
      </w:r>
      <w:r>
        <w:t>use</w:t>
      </w:r>
      <w:r w:rsidRPr="004B07E7">
        <w:t xml:space="preserve"> </w:t>
      </w:r>
      <w:r>
        <w:t>a</w:t>
      </w:r>
      <w:r w:rsidRPr="004B07E7">
        <w:t xml:space="preserve"> </w:t>
      </w:r>
      <w:r>
        <w:t>database</w:t>
      </w:r>
      <w:r w:rsidRPr="004B07E7">
        <w:t xml:space="preserve"> </w:t>
      </w:r>
      <w:r>
        <w:t>created</w:t>
      </w:r>
      <w:r w:rsidRPr="004B07E7">
        <w:t xml:space="preserve"> </w:t>
      </w:r>
      <w:r>
        <w:t>on</w:t>
      </w:r>
      <w:r w:rsidRPr="004B07E7">
        <w:t xml:space="preserve"> </w:t>
      </w:r>
      <w:r>
        <w:t>another</w:t>
      </w:r>
      <w:r w:rsidRPr="004B07E7">
        <w:t xml:space="preserve"> </w:t>
      </w:r>
      <w:r>
        <w:t>computer/server,</w:t>
      </w:r>
      <w:r w:rsidRPr="004B07E7">
        <w:t xml:space="preserve"> </w:t>
      </w:r>
      <w:r>
        <w:t>edit</w:t>
      </w:r>
      <w:r w:rsidRPr="004B07E7">
        <w:t xml:space="preserve"> </w:t>
      </w:r>
      <w:r>
        <w:t>the</w:t>
      </w:r>
      <w:r w:rsidRPr="004B07E7">
        <w:t xml:space="preserve"> </w:t>
      </w:r>
      <w:r>
        <w:t>base</w:t>
      </w:r>
      <w:r w:rsidRPr="004B07E7">
        <w:t xml:space="preserve"> </w:t>
      </w:r>
      <w:r>
        <w:t>path,</w:t>
      </w:r>
      <w:r w:rsidRPr="004B07E7">
        <w:t xml:space="preserve"> </w:t>
      </w:r>
      <w:r>
        <w:t>for</w:t>
      </w:r>
      <w:r w:rsidRPr="004B07E7">
        <w:t xml:space="preserve"> </w:t>
      </w:r>
      <w:r>
        <w:t>example,</w:t>
      </w:r>
      <w:r w:rsidRPr="004B07E7">
        <w:t xml:space="preserve"> </w:t>
      </w:r>
      <w:r>
        <w:t>an</w:t>
      </w:r>
      <w:r w:rsidRPr="004B07E7">
        <w:t xml:space="preserve"> </w:t>
      </w:r>
      <w:r>
        <w:t xml:space="preserve">SQLLITE </w:t>
      </w:r>
      <w:r w:rsidRPr="004B07E7">
        <w:t>base:</w:t>
      </w:r>
    </w:p>
    <w:p w14:paraId="60DCE525" w14:textId="77777777" w:rsidR="004B07E7" w:rsidRDefault="004B07E7" w:rsidP="004B07E7">
      <w:pPr>
        <w:pStyle w:val="code"/>
        <w:spacing w:before="0"/>
        <w:ind w:left="720" w:firstLine="0"/>
      </w:pPr>
      <w:r>
        <w:t xml:space="preserve">DATABASES = </w:t>
      </w:r>
      <w:r w:rsidRPr="004B07E7">
        <w:t>{</w:t>
      </w:r>
    </w:p>
    <w:p w14:paraId="154FAB90" w14:textId="77777777" w:rsidR="004B07E7" w:rsidRDefault="004B07E7" w:rsidP="004B07E7">
      <w:pPr>
        <w:pStyle w:val="code"/>
        <w:spacing w:before="0"/>
        <w:ind w:left="720" w:firstLine="0"/>
      </w:pPr>
      <w:r>
        <w:t xml:space="preserve">"default": </w:t>
      </w:r>
      <w:r w:rsidRPr="004B07E7">
        <w:t>{</w:t>
      </w:r>
    </w:p>
    <w:p w14:paraId="3CFBB499" w14:textId="77777777" w:rsidR="004B07E7" w:rsidRDefault="004B07E7" w:rsidP="004B07E7">
      <w:pPr>
        <w:pStyle w:val="code"/>
        <w:spacing w:before="0"/>
        <w:ind w:left="720" w:firstLine="0"/>
      </w:pPr>
      <w:r>
        <w:t>"ENGINE":</w:t>
      </w:r>
      <w:r w:rsidRPr="004B07E7">
        <w:t xml:space="preserve"> </w:t>
      </w:r>
      <w:r>
        <w:t>"django.</w:t>
      </w:r>
      <w:proofErr w:type="gramStart"/>
      <w:r>
        <w:t>db.backends</w:t>
      </w:r>
      <w:proofErr w:type="gramEnd"/>
      <w:r>
        <w:t>.sqlite3",</w:t>
      </w:r>
    </w:p>
    <w:p w14:paraId="2C75751A" w14:textId="240DB594" w:rsidR="004B07E7" w:rsidRDefault="004B07E7" w:rsidP="004B07E7">
      <w:pPr>
        <w:pStyle w:val="code"/>
        <w:spacing w:before="0"/>
        <w:ind w:left="720" w:firstLine="0"/>
      </w:pPr>
      <w:r>
        <w:t>"NAME": {path} / "db.sqlite3",</w:t>
      </w:r>
    </w:p>
    <w:p w14:paraId="54246497" w14:textId="1F4C3683" w:rsidR="004B07E7" w:rsidRDefault="004B07E7" w:rsidP="004B07E7">
      <w:pPr>
        <w:pStyle w:val="code"/>
        <w:spacing w:before="0"/>
        <w:ind w:left="720" w:firstLine="0"/>
      </w:pPr>
      <w:r>
        <w:t>}}</w:t>
      </w:r>
    </w:p>
    <w:p w14:paraId="1333E447" w14:textId="77777777" w:rsidR="004B07E7" w:rsidRDefault="004B07E7" w:rsidP="004B07E7">
      <w:pPr>
        <w:pStyle w:val="BodyText"/>
        <w:spacing w:before="125" w:line="360" w:lineRule="auto"/>
        <w:ind w:left="300"/>
      </w:pPr>
      <w:r>
        <w:t xml:space="preserve">Unzip and run the deploy_db.py script in the environment with </w:t>
      </w:r>
      <w:r>
        <w:rPr>
          <w:spacing w:val="-2"/>
        </w:rPr>
        <w:t>IGEM.</w:t>
      </w:r>
    </w:p>
    <w:p w14:paraId="48C92F17" w14:textId="77777777" w:rsidR="004B07E7" w:rsidRDefault="004B07E7" w:rsidP="004B07E7">
      <w:pPr>
        <w:pStyle w:val="BodyText"/>
        <w:spacing w:before="125" w:line="360" w:lineRule="auto"/>
        <w:ind w:left="300"/>
      </w:pPr>
      <w:r>
        <w:t xml:space="preserve">The other way to create the database, access the IGEM folder and run the </w:t>
      </w:r>
      <w:r>
        <w:rPr>
          <w:spacing w:val="-2"/>
        </w:rPr>
        <w:t>following:</w:t>
      </w:r>
    </w:p>
    <w:p w14:paraId="69206124" w14:textId="5484545D" w:rsidR="004B07E7" w:rsidRDefault="004B07E7" w:rsidP="004B07E7">
      <w:pPr>
        <w:pStyle w:val="code"/>
        <w:spacing w:before="0"/>
        <w:ind w:left="720" w:firstLine="0"/>
      </w:pPr>
      <w:r>
        <w:t xml:space="preserve">$ python manage.py </w:t>
      </w:r>
      <w:proofErr w:type="spellStart"/>
      <w:r w:rsidRPr="004B07E7">
        <w:t>makemigrations</w:t>
      </w:r>
      <w:proofErr w:type="spellEnd"/>
      <w:r w:rsidR="003C72E7">
        <w:t xml:space="preserve"> </w:t>
      </w:r>
    </w:p>
    <w:p w14:paraId="0062E136" w14:textId="77777777" w:rsidR="004B07E7" w:rsidRDefault="004B07E7" w:rsidP="004B07E7">
      <w:pPr>
        <w:pStyle w:val="code"/>
        <w:spacing w:before="0"/>
        <w:ind w:left="720" w:firstLine="0"/>
      </w:pPr>
    </w:p>
    <w:p w14:paraId="5019B226" w14:textId="77777777" w:rsidR="006C65BB" w:rsidRDefault="004B07E7" w:rsidP="006C65BB">
      <w:pPr>
        <w:keepNext/>
        <w:jc w:val="center"/>
      </w:pPr>
      <w:r>
        <w:rPr>
          <w:noProof/>
        </w:rPr>
        <w:drawing>
          <wp:inline distT="0" distB="0" distL="0" distR="0" wp14:anchorId="114A2625" wp14:editId="78250232">
            <wp:extent cx="1435100" cy="1473200"/>
            <wp:effectExtent l="0" t="0" r="0" b="0"/>
            <wp:docPr id="14" name="Image 14"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screenshot of a computer&#10;&#10;Description automatically generated with medium confidence"/>
                    <pic:cNvPicPr/>
                  </pic:nvPicPr>
                  <pic:blipFill>
                    <a:blip r:embed="rId11" cstate="print"/>
                    <a:stretch>
                      <a:fillRect/>
                    </a:stretch>
                  </pic:blipFill>
                  <pic:spPr>
                    <a:xfrm>
                      <a:off x="0" y="0"/>
                      <a:ext cx="1435248" cy="1473352"/>
                    </a:xfrm>
                    <a:prstGeom prst="rect">
                      <a:avLst/>
                    </a:prstGeom>
                  </pic:spPr>
                </pic:pic>
              </a:graphicData>
            </a:graphic>
          </wp:inline>
        </w:drawing>
      </w:r>
    </w:p>
    <w:p w14:paraId="214C477D" w14:textId="484828CE" w:rsidR="005109DA" w:rsidRDefault="006C65BB" w:rsidP="006C65BB">
      <w:pPr>
        <w:pStyle w:val="Caption"/>
        <w:jc w:val="center"/>
      </w:pPr>
      <w:bookmarkStart w:id="4" w:name="_Toc139042894"/>
      <w:r>
        <w:t xml:space="preserve">Figure </w:t>
      </w:r>
      <w:r>
        <w:fldChar w:fldCharType="begin"/>
      </w:r>
      <w:r>
        <w:instrText xml:space="preserve"> SEQ Figure \* ARABIC </w:instrText>
      </w:r>
      <w:r>
        <w:fldChar w:fldCharType="separate"/>
      </w:r>
      <w:r w:rsidR="00280D40">
        <w:rPr>
          <w:noProof/>
        </w:rPr>
        <w:t>3</w:t>
      </w:r>
      <w:r>
        <w:fldChar w:fldCharType="end"/>
      </w:r>
      <w:r>
        <w:t xml:space="preserve">: DB </w:t>
      </w:r>
      <w:proofErr w:type="spellStart"/>
      <w:r>
        <w:t>Makemigrations</w:t>
      </w:r>
      <w:bookmarkEnd w:id="4"/>
      <w:proofErr w:type="spellEnd"/>
    </w:p>
    <w:p w14:paraId="1BF277F7" w14:textId="59BA55E5" w:rsidR="003C72E7" w:rsidRPr="003C72E7" w:rsidRDefault="004B07E7" w:rsidP="003C72E7">
      <w:pPr>
        <w:pStyle w:val="BodyText"/>
        <w:spacing w:before="125" w:line="360" w:lineRule="auto"/>
        <w:ind w:left="300"/>
      </w:pPr>
      <w:r>
        <w:lastRenderedPageBreak/>
        <w:t xml:space="preserve">The next command to create the database with all the IGEM </w:t>
      </w:r>
      <w:r w:rsidRPr="003C72E7">
        <w:t>metadata:</w:t>
      </w:r>
    </w:p>
    <w:p w14:paraId="25C420F8" w14:textId="4529D762" w:rsidR="003C72E7" w:rsidRDefault="003C72E7" w:rsidP="003C72E7">
      <w:pPr>
        <w:pStyle w:val="code"/>
        <w:spacing w:before="0"/>
        <w:ind w:left="720" w:firstLine="0"/>
      </w:pPr>
      <w:r>
        <w:t xml:space="preserve">$ python manage.py </w:t>
      </w:r>
      <w:r w:rsidRPr="004B07E7">
        <w:t>migrat</w:t>
      </w:r>
      <w:r>
        <w:t>e</w:t>
      </w:r>
    </w:p>
    <w:p w14:paraId="77C061CE" w14:textId="77777777" w:rsidR="006C65BB" w:rsidRDefault="003C72E7" w:rsidP="006C65BB">
      <w:pPr>
        <w:keepNext/>
        <w:jc w:val="center"/>
      </w:pPr>
      <w:r w:rsidRPr="003C72E7">
        <w:rPr>
          <w:rFonts w:ascii="Times New Roman" w:eastAsia="Times New Roman" w:hAnsi="Times New Roman" w:cs="Times New Roman"/>
        </w:rPr>
        <w:fldChar w:fldCharType="begin"/>
      </w:r>
      <w:r w:rsidRPr="003C72E7">
        <w:rPr>
          <w:rFonts w:ascii="Times New Roman" w:eastAsia="Times New Roman" w:hAnsi="Times New Roman" w:cs="Times New Roman"/>
        </w:rPr>
        <w:instrText xml:space="preserve"> INCLUDEPICTURE "https://igem.readthedocs.io/en/latest/_images/install_03.png" \* MERGEFORMATINET </w:instrText>
      </w:r>
      <w:r w:rsidRPr="003C72E7">
        <w:rPr>
          <w:rFonts w:ascii="Times New Roman" w:eastAsia="Times New Roman" w:hAnsi="Times New Roman" w:cs="Times New Roman"/>
        </w:rPr>
        <w:fldChar w:fldCharType="separate"/>
      </w:r>
      <w:r w:rsidRPr="003C72E7">
        <w:rPr>
          <w:rFonts w:ascii="Times New Roman" w:eastAsia="Times New Roman" w:hAnsi="Times New Roman" w:cs="Times New Roman"/>
          <w:noProof/>
        </w:rPr>
        <w:drawing>
          <wp:inline distT="0" distB="0" distL="0" distR="0" wp14:anchorId="4345F943" wp14:editId="69CFDADC">
            <wp:extent cx="3362325" cy="2437318"/>
            <wp:effectExtent l="0" t="0" r="3175" b="1270"/>
            <wp:docPr id="2" name="Picture 2" descr="Alternativ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ernative te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2610" cy="2488267"/>
                    </a:xfrm>
                    <a:prstGeom prst="rect">
                      <a:avLst/>
                    </a:prstGeom>
                    <a:noFill/>
                    <a:ln>
                      <a:noFill/>
                    </a:ln>
                  </pic:spPr>
                </pic:pic>
              </a:graphicData>
            </a:graphic>
          </wp:inline>
        </w:drawing>
      </w:r>
      <w:r w:rsidRPr="003C72E7">
        <w:rPr>
          <w:rFonts w:ascii="Times New Roman" w:eastAsia="Times New Roman" w:hAnsi="Times New Roman" w:cs="Times New Roman"/>
        </w:rPr>
        <w:fldChar w:fldCharType="end"/>
      </w:r>
    </w:p>
    <w:p w14:paraId="6E784F70" w14:textId="41AB1523" w:rsidR="003C72E7" w:rsidRPr="003C72E7" w:rsidRDefault="006C65BB" w:rsidP="006C65BB">
      <w:pPr>
        <w:pStyle w:val="Caption"/>
        <w:jc w:val="center"/>
        <w:rPr>
          <w:rFonts w:ascii="Times New Roman" w:eastAsia="Times New Roman" w:hAnsi="Times New Roman" w:cs="Times New Roman"/>
        </w:rPr>
      </w:pPr>
      <w:bookmarkStart w:id="5" w:name="_Toc139042895"/>
      <w:r>
        <w:t xml:space="preserve">Figure </w:t>
      </w:r>
      <w:r>
        <w:fldChar w:fldCharType="begin"/>
      </w:r>
      <w:r>
        <w:instrText xml:space="preserve"> SEQ Figure \* ARABIC </w:instrText>
      </w:r>
      <w:r>
        <w:fldChar w:fldCharType="separate"/>
      </w:r>
      <w:r w:rsidR="00280D40">
        <w:rPr>
          <w:noProof/>
        </w:rPr>
        <w:t>4</w:t>
      </w:r>
      <w:r>
        <w:fldChar w:fldCharType="end"/>
      </w:r>
      <w:r>
        <w:t>: DB Migrate</w:t>
      </w:r>
      <w:bookmarkEnd w:id="5"/>
    </w:p>
    <w:p w14:paraId="5BBD95CB" w14:textId="19D20400" w:rsidR="003C72E7" w:rsidRPr="003C72E7" w:rsidRDefault="003C72E7" w:rsidP="006C65BB">
      <w:pPr>
        <w:pStyle w:val="UserGuider"/>
      </w:pPr>
      <w:r w:rsidRPr="003C72E7">
        <w:t>At this point, we already have IGEM installed, and the database created with the IGEM structure. To check if the system is working correctly, type:</w:t>
      </w:r>
    </w:p>
    <w:p w14:paraId="0B4CF78C" w14:textId="6C1825F7" w:rsidR="003C72E7" w:rsidRDefault="003C72E7" w:rsidP="006C65BB">
      <w:pPr>
        <w:pStyle w:val="code2"/>
      </w:pPr>
      <w:r>
        <w:t xml:space="preserve">$ python manage.py </w:t>
      </w:r>
      <w:r>
        <w:t>check</w:t>
      </w:r>
    </w:p>
    <w:p w14:paraId="538BA48F" w14:textId="77777777" w:rsidR="003C72E7" w:rsidRDefault="003C72E7" w:rsidP="006C65BB">
      <w:pPr>
        <w:pStyle w:val="UserGuider"/>
      </w:pPr>
      <w:r>
        <w:t xml:space="preserve">The IGEM system has a layer of security per user and functions. To create the first user, </w:t>
      </w:r>
      <w:r>
        <w:rPr>
          <w:spacing w:val="-4"/>
        </w:rPr>
        <w:t>run:</w:t>
      </w:r>
    </w:p>
    <w:p w14:paraId="2F34F544" w14:textId="77777777" w:rsidR="003C72E7" w:rsidRDefault="003C72E7" w:rsidP="006C65BB">
      <w:pPr>
        <w:pStyle w:val="code2"/>
      </w:pPr>
      <w:r>
        <w:t xml:space="preserve">$ python manage.py </w:t>
      </w:r>
      <w:proofErr w:type="spellStart"/>
      <w:r>
        <w:rPr>
          <w:spacing w:val="-2"/>
        </w:rPr>
        <w:t>createsuperuser</w:t>
      </w:r>
      <w:proofErr w:type="spellEnd"/>
    </w:p>
    <w:p w14:paraId="1DB1FA16" w14:textId="41DA5B31" w:rsidR="003C72E7" w:rsidRPr="003C72E7" w:rsidRDefault="003C72E7" w:rsidP="003C72E7">
      <w:pPr>
        <w:pStyle w:val="BodyText"/>
        <w:spacing w:before="130" w:line="360" w:lineRule="auto"/>
        <w:ind w:left="300" w:right="797"/>
        <w:jc w:val="both"/>
      </w:pPr>
      <w:r>
        <w:t xml:space="preserve">Enter your username, email, and security </w:t>
      </w:r>
      <w:r w:rsidRPr="003C72E7">
        <w:t>password.</w:t>
      </w:r>
    </w:p>
    <w:p w14:paraId="41ED015B" w14:textId="77777777" w:rsidR="006C65BB" w:rsidRDefault="003C72E7" w:rsidP="006C65BB">
      <w:pPr>
        <w:keepNext/>
        <w:jc w:val="center"/>
      </w:pPr>
      <w:r w:rsidRPr="003C72E7">
        <w:rPr>
          <w:rFonts w:ascii="Times New Roman" w:eastAsia="Times New Roman" w:hAnsi="Times New Roman" w:cs="Times New Roman"/>
        </w:rPr>
        <w:fldChar w:fldCharType="begin"/>
      </w:r>
      <w:r w:rsidRPr="003C72E7">
        <w:rPr>
          <w:rFonts w:ascii="Times New Roman" w:eastAsia="Times New Roman" w:hAnsi="Times New Roman" w:cs="Times New Roman"/>
        </w:rPr>
        <w:instrText xml:space="preserve"> INCLUDEPICTURE "https://igem.readthedocs.io/en/latest/_images/install_05.png" \* MERGEFORMATINET </w:instrText>
      </w:r>
      <w:r w:rsidRPr="003C72E7">
        <w:rPr>
          <w:rFonts w:ascii="Times New Roman" w:eastAsia="Times New Roman" w:hAnsi="Times New Roman" w:cs="Times New Roman"/>
        </w:rPr>
        <w:fldChar w:fldCharType="separate"/>
      </w:r>
      <w:r w:rsidRPr="003C72E7">
        <w:rPr>
          <w:rFonts w:ascii="Times New Roman" w:eastAsia="Times New Roman" w:hAnsi="Times New Roman" w:cs="Times New Roman"/>
          <w:noProof/>
        </w:rPr>
        <w:drawing>
          <wp:inline distT="0" distB="0" distL="0" distR="0" wp14:anchorId="263B89E2" wp14:editId="5E64E164">
            <wp:extent cx="2443382" cy="622823"/>
            <wp:effectExtent l="0" t="0" r="0" b="0"/>
            <wp:docPr id="4" name="Picture 4" descr="Alternativ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ernative tex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7860" cy="636710"/>
                    </a:xfrm>
                    <a:prstGeom prst="rect">
                      <a:avLst/>
                    </a:prstGeom>
                    <a:noFill/>
                    <a:ln>
                      <a:noFill/>
                    </a:ln>
                  </pic:spPr>
                </pic:pic>
              </a:graphicData>
            </a:graphic>
          </wp:inline>
        </w:drawing>
      </w:r>
      <w:r w:rsidRPr="003C72E7">
        <w:rPr>
          <w:rFonts w:ascii="Times New Roman" w:eastAsia="Times New Roman" w:hAnsi="Times New Roman" w:cs="Times New Roman"/>
        </w:rPr>
        <w:fldChar w:fldCharType="end"/>
      </w:r>
    </w:p>
    <w:p w14:paraId="55257539" w14:textId="0FC16D5E" w:rsidR="003C72E7" w:rsidRPr="003C72E7" w:rsidRDefault="006C65BB" w:rsidP="006C65BB">
      <w:pPr>
        <w:pStyle w:val="Caption"/>
        <w:jc w:val="center"/>
        <w:rPr>
          <w:rFonts w:ascii="Times New Roman" w:eastAsia="Times New Roman" w:hAnsi="Times New Roman" w:cs="Times New Roman"/>
        </w:rPr>
      </w:pPr>
      <w:bookmarkStart w:id="6" w:name="_Toc139042896"/>
      <w:r>
        <w:t xml:space="preserve">Figure </w:t>
      </w:r>
      <w:r>
        <w:fldChar w:fldCharType="begin"/>
      </w:r>
      <w:r>
        <w:instrText xml:space="preserve"> SEQ Figure \* ARABIC </w:instrText>
      </w:r>
      <w:r>
        <w:fldChar w:fldCharType="separate"/>
      </w:r>
      <w:r w:rsidR="00280D40">
        <w:rPr>
          <w:noProof/>
        </w:rPr>
        <w:t>5</w:t>
      </w:r>
      <w:r>
        <w:fldChar w:fldCharType="end"/>
      </w:r>
      <w:r>
        <w:t>: Create user</w:t>
      </w:r>
      <w:bookmarkEnd w:id="6"/>
    </w:p>
    <w:p w14:paraId="0FC0C235" w14:textId="70E712BD" w:rsidR="003C72E7" w:rsidRDefault="003C72E7" w:rsidP="003C72E7">
      <w:pPr>
        <w:pStyle w:val="BodyText"/>
        <w:spacing w:before="130" w:line="360" w:lineRule="auto"/>
        <w:ind w:left="300" w:right="797"/>
        <w:jc w:val="both"/>
      </w:pPr>
      <w:r>
        <w:t xml:space="preserve">The system will be ready to parameterize the master data, perform external data load and generate </w:t>
      </w:r>
      <w:r w:rsidRPr="003C72E7">
        <w:t>reports.</w:t>
      </w:r>
    </w:p>
    <w:p w14:paraId="38F91201" w14:textId="77777777" w:rsidR="003C72E7" w:rsidRDefault="003C72E7" w:rsidP="003C72E7">
      <w:pPr>
        <w:pStyle w:val="BodyText"/>
        <w:spacing w:before="130" w:line="360" w:lineRule="auto"/>
        <w:ind w:left="300" w:right="797"/>
        <w:jc w:val="both"/>
      </w:pPr>
    </w:p>
    <w:p w14:paraId="46348D80" w14:textId="38750BFC" w:rsidR="003C72E7" w:rsidRPr="005109DA" w:rsidRDefault="003C72E7" w:rsidP="003C72E7">
      <w:pPr>
        <w:pStyle w:val="BodyText"/>
        <w:spacing w:before="130" w:line="360" w:lineRule="auto"/>
        <w:ind w:left="300" w:right="797"/>
        <w:jc w:val="both"/>
        <w:rPr>
          <w:b/>
          <w:bCs/>
        </w:rPr>
      </w:pPr>
      <w:r>
        <w:rPr>
          <w:b/>
          <w:bCs/>
        </w:rPr>
        <w:t>Web Interface</w:t>
      </w:r>
    </w:p>
    <w:p w14:paraId="2B6D4FFD" w14:textId="302847D5" w:rsidR="003C72E7" w:rsidRDefault="003C72E7" w:rsidP="006C65BB">
      <w:pPr>
        <w:pStyle w:val="UserGuider"/>
      </w:pPr>
      <w:r>
        <w:t>The IGEM system has a web interface for performing activities such as master data registration and simple queries in the database.</w:t>
      </w:r>
    </w:p>
    <w:p w14:paraId="1BA25E1A" w14:textId="77777777" w:rsidR="003C72E7" w:rsidRDefault="003C72E7" w:rsidP="006C65BB">
      <w:pPr>
        <w:pStyle w:val="UserGuider"/>
      </w:pPr>
      <w:r>
        <w:t xml:space="preserve">To start the WEB service, </w:t>
      </w:r>
      <w:r>
        <w:rPr>
          <w:spacing w:val="-2"/>
        </w:rPr>
        <w:t>type:</w:t>
      </w:r>
    </w:p>
    <w:p w14:paraId="21C1A720" w14:textId="2F6FA156" w:rsidR="003C72E7" w:rsidRDefault="003C72E7" w:rsidP="006C65BB">
      <w:pPr>
        <w:pStyle w:val="code2"/>
        <w:rPr>
          <w:spacing w:val="-2"/>
        </w:rPr>
      </w:pPr>
      <w:r>
        <w:t xml:space="preserve">$ python manage.py </w:t>
      </w:r>
      <w:proofErr w:type="spellStart"/>
      <w:r>
        <w:rPr>
          <w:spacing w:val="-2"/>
        </w:rPr>
        <w:t>runserver</w:t>
      </w:r>
      <w:proofErr w:type="spellEnd"/>
    </w:p>
    <w:p w14:paraId="03533841" w14:textId="77777777" w:rsidR="006C65BB" w:rsidRDefault="003C72E7" w:rsidP="006C65BB">
      <w:pPr>
        <w:keepNext/>
        <w:jc w:val="center"/>
      </w:pPr>
      <w:r w:rsidRPr="003C72E7">
        <w:rPr>
          <w:rFonts w:ascii="Times New Roman" w:eastAsia="Times New Roman" w:hAnsi="Times New Roman" w:cs="Times New Roman"/>
        </w:rPr>
        <w:lastRenderedPageBreak/>
        <w:fldChar w:fldCharType="begin"/>
      </w:r>
      <w:r w:rsidRPr="003C72E7">
        <w:rPr>
          <w:rFonts w:ascii="Times New Roman" w:eastAsia="Times New Roman" w:hAnsi="Times New Roman" w:cs="Times New Roman"/>
        </w:rPr>
        <w:instrText xml:space="preserve"> INCLUDEPICTURE "https://igem.readthedocs.io/en/latest/_images/install_06.png" \* MERGEFORMATINET </w:instrText>
      </w:r>
      <w:r w:rsidRPr="003C72E7">
        <w:rPr>
          <w:rFonts w:ascii="Times New Roman" w:eastAsia="Times New Roman" w:hAnsi="Times New Roman" w:cs="Times New Roman"/>
        </w:rPr>
        <w:fldChar w:fldCharType="separate"/>
      </w:r>
      <w:r w:rsidRPr="003C72E7">
        <w:rPr>
          <w:rFonts w:ascii="Times New Roman" w:eastAsia="Times New Roman" w:hAnsi="Times New Roman" w:cs="Times New Roman"/>
          <w:noProof/>
        </w:rPr>
        <w:drawing>
          <wp:inline distT="0" distB="0" distL="0" distR="0" wp14:anchorId="75F39E66" wp14:editId="0B9DAF05">
            <wp:extent cx="3008026" cy="819150"/>
            <wp:effectExtent l="0" t="0" r="1905" b="0"/>
            <wp:docPr id="3" name="Picture 3" descr="Alternativ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ernative tex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9420" cy="827699"/>
                    </a:xfrm>
                    <a:prstGeom prst="rect">
                      <a:avLst/>
                    </a:prstGeom>
                    <a:noFill/>
                    <a:ln>
                      <a:noFill/>
                    </a:ln>
                  </pic:spPr>
                </pic:pic>
              </a:graphicData>
            </a:graphic>
          </wp:inline>
        </w:drawing>
      </w:r>
      <w:r w:rsidRPr="003C72E7">
        <w:rPr>
          <w:rFonts w:ascii="Times New Roman" w:eastAsia="Times New Roman" w:hAnsi="Times New Roman" w:cs="Times New Roman"/>
        </w:rPr>
        <w:fldChar w:fldCharType="end"/>
      </w:r>
    </w:p>
    <w:p w14:paraId="1E10AECF" w14:textId="3B403F83" w:rsidR="003C72E7" w:rsidRPr="003C72E7" w:rsidRDefault="006C65BB" w:rsidP="006C65BB">
      <w:pPr>
        <w:pStyle w:val="Caption"/>
        <w:jc w:val="center"/>
        <w:rPr>
          <w:rFonts w:ascii="Times New Roman" w:eastAsia="Times New Roman" w:hAnsi="Times New Roman" w:cs="Times New Roman"/>
        </w:rPr>
      </w:pPr>
      <w:bookmarkStart w:id="7" w:name="_Toc139042897"/>
      <w:r>
        <w:t xml:space="preserve">Figure </w:t>
      </w:r>
      <w:r>
        <w:fldChar w:fldCharType="begin"/>
      </w:r>
      <w:r>
        <w:instrText xml:space="preserve"> SEQ Figure \* ARABIC </w:instrText>
      </w:r>
      <w:r>
        <w:fldChar w:fldCharType="separate"/>
      </w:r>
      <w:r w:rsidR="00280D40">
        <w:rPr>
          <w:noProof/>
        </w:rPr>
        <w:t>6</w:t>
      </w:r>
      <w:r>
        <w:fldChar w:fldCharType="end"/>
      </w:r>
      <w:r>
        <w:t xml:space="preserve">: </w:t>
      </w:r>
      <w:proofErr w:type="spellStart"/>
      <w:r>
        <w:t>Runserver</w:t>
      </w:r>
      <w:bookmarkEnd w:id="7"/>
      <w:proofErr w:type="spellEnd"/>
    </w:p>
    <w:p w14:paraId="0B5C96EF" w14:textId="77777777" w:rsidR="003C72E7" w:rsidRDefault="003C72E7" w:rsidP="003C72E7">
      <w:pPr>
        <w:pStyle w:val="BodyText"/>
        <w:spacing w:before="130" w:line="360" w:lineRule="auto"/>
        <w:ind w:left="300" w:right="797"/>
        <w:jc w:val="both"/>
      </w:pPr>
      <w:r>
        <w:t xml:space="preserve">In a browser, go to </w:t>
      </w:r>
      <w:r w:rsidRPr="003C72E7">
        <w:t>http://127.0.0.1:8000/admin.</w:t>
      </w:r>
    </w:p>
    <w:p w14:paraId="7A171315" w14:textId="77777777" w:rsidR="003C72E7" w:rsidRDefault="003C72E7" w:rsidP="003C72E7">
      <w:pPr>
        <w:pStyle w:val="BodyText"/>
        <w:spacing w:before="130" w:line="360" w:lineRule="auto"/>
        <w:ind w:left="300" w:right="797"/>
        <w:jc w:val="both"/>
      </w:pPr>
      <w:r>
        <w:t xml:space="preserve">The IGEM system will show the authentication </w:t>
      </w:r>
      <w:r w:rsidRPr="003C72E7">
        <w:t>page.</w:t>
      </w:r>
    </w:p>
    <w:p w14:paraId="606DA204" w14:textId="77777777" w:rsidR="006C65BB" w:rsidRDefault="003C72E7" w:rsidP="006C65BB">
      <w:pPr>
        <w:keepNext/>
        <w:jc w:val="center"/>
      </w:pPr>
      <w:r>
        <w:rPr>
          <w:noProof/>
        </w:rPr>
        <w:drawing>
          <wp:inline distT="0" distB="0" distL="0" distR="0" wp14:anchorId="47C2CDBD" wp14:editId="175BA31B">
            <wp:extent cx="3771124" cy="2588260"/>
            <wp:effectExtent l="0" t="0" r="1270" b="2540"/>
            <wp:docPr id="19" name="Image 19"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computer&#10;&#10;Description automatically generated with medium confidence"/>
                    <pic:cNvPicPr/>
                  </pic:nvPicPr>
                  <pic:blipFill>
                    <a:blip r:embed="rId15" cstate="print"/>
                    <a:stretch>
                      <a:fillRect/>
                    </a:stretch>
                  </pic:blipFill>
                  <pic:spPr>
                    <a:xfrm>
                      <a:off x="0" y="0"/>
                      <a:ext cx="3783117" cy="2596491"/>
                    </a:xfrm>
                    <a:prstGeom prst="rect">
                      <a:avLst/>
                    </a:prstGeom>
                  </pic:spPr>
                </pic:pic>
              </a:graphicData>
            </a:graphic>
          </wp:inline>
        </w:drawing>
      </w:r>
    </w:p>
    <w:p w14:paraId="3329C1C8" w14:textId="29C1737E" w:rsidR="004B07E7" w:rsidRDefault="006C65BB" w:rsidP="006C65BB">
      <w:pPr>
        <w:pStyle w:val="Caption"/>
        <w:jc w:val="center"/>
      </w:pPr>
      <w:bookmarkStart w:id="8" w:name="_Toc139042898"/>
      <w:r>
        <w:t xml:space="preserve">Figure </w:t>
      </w:r>
      <w:r>
        <w:fldChar w:fldCharType="begin"/>
      </w:r>
      <w:r>
        <w:instrText xml:space="preserve"> SEQ Figure \* ARABIC </w:instrText>
      </w:r>
      <w:r>
        <w:fldChar w:fldCharType="separate"/>
      </w:r>
      <w:r w:rsidR="00280D40">
        <w:rPr>
          <w:noProof/>
        </w:rPr>
        <w:t>7</w:t>
      </w:r>
      <w:r>
        <w:fldChar w:fldCharType="end"/>
      </w:r>
      <w:r>
        <w:t>: Web Login</w:t>
      </w:r>
      <w:bookmarkEnd w:id="8"/>
    </w:p>
    <w:p w14:paraId="1686A983" w14:textId="1E3C8BDC" w:rsidR="00393331" w:rsidRDefault="00C64D35" w:rsidP="006C65BB">
      <w:pPr>
        <w:pStyle w:val="UserGuider"/>
        <w:rPr>
          <w:spacing w:val="-2"/>
        </w:rPr>
      </w:pPr>
      <w:r>
        <w:t>Enter</w:t>
      </w:r>
      <w:r>
        <w:rPr>
          <w:spacing w:val="38"/>
        </w:rPr>
        <w:t xml:space="preserve"> </w:t>
      </w:r>
      <w:r>
        <w:t>the</w:t>
      </w:r>
      <w:r>
        <w:rPr>
          <w:spacing w:val="38"/>
        </w:rPr>
        <w:t xml:space="preserve"> </w:t>
      </w:r>
      <w:r>
        <w:t>username</w:t>
      </w:r>
      <w:r>
        <w:rPr>
          <w:spacing w:val="38"/>
        </w:rPr>
        <w:t xml:space="preserve"> </w:t>
      </w:r>
      <w:r>
        <w:t>and</w:t>
      </w:r>
      <w:r>
        <w:rPr>
          <w:spacing w:val="38"/>
        </w:rPr>
        <w:t xml:space="preserve"> </w:t>
      </w:r>
      <w:r>
        <w:t>password</w:t>
      </w:r>
      <w:r>
        <w:rPr>
          <w:spacing w:val="38"/>
        </w:rPr>
        <w:t xml:space="preserve"> </w:t>
      </w:r>
      <w:r>
        <w:t>created</w:t>
      </w:r>
      <w:r>
        <w:rPr>
          <w:spacing w:val="38"/>
        </w:rPr>
        <w:t xml:space="preserve"> </w:t>
      </w:r>
      <w:r>
        <w:t>in</w:t>
      </w:r>
      <w:r>
        <w:rPr>
          <w:spacing w:val="38"/>
        </w:rPr>
        <w:t xml:space="preserve"> </w:t>
      </w:r>
      <w:r>
        <w:t>the</w:t>
      </w:r>
      <w:r>
        <w:rPr>
          <w:spacing w:val="38"/>
        </w:rPr>
        <w:t xml:space="preserve"> </w:t>
      </w:r>
      <w:r>
        <w:t>previous</w:t>
      </w:r>
      <w:r>
        <w:rPr>
          <w:spacing w:val="38"/>
        </w:rPr>
        <w:t xml:space="preserve"> </w:t>
      </w:r>
      <w:r>
        <w:t>steps.</w:t>
      </w:r>
      <w:r>
        <w:rPr>
          <w:spacing w:val="38"/>
        </w:rPr>
        <w:t xml:space="preserve"> </w:t>
      </w:r>
      <w:r>
        <w:t>The</w:t>
      </w:r>
      <w:r>
        <w:rPr>
          <w:spacing w:val="38"/>
        </w:rPr>
        <w:t xml:space="preserve"> </w:t>
      </w:r>
      <w:r>
        <w:t>administration</w:t>
      </w:r>
      <w:r>
        <w:rPr>
          <w:spacing w:val="38"/>
        </w:rPr>
        <w:t xml:space="preserve"> </w:t>
      </w:r>
      <w:r>
        <w:t>page</w:t>
      </w:r>
      <w:r>
        <w:rPr>
          <w:spacing w:val="38"/>
        </w:rPr>
        <w:t xml:space="preserve"> </w:t>
      </w:r>
      <w:r>
        <w:t>will</w:t>
      </w:r>
      <w:r>
        <w:rPr>
          <w:spacing w:val="38"/>
        </w:rPr>
        <w:t xml:space="preserve"> </w:t>
      </w:r>
      <w:r>
        <w:t>be</w:t>
      </w:r>
      <w:r>
        <w:rPr>
          <w:spacing w:val="38"/>
        </w:rPr>
        <w:t xml:space="preserve"> </w:t>
      </w:r>
      <w:r>
        <w:t>loaded</w:t>
      </w:r>
      <w:r>
        <w:rPr>
          <w:spacing w:val="38"/>
        </w:rPr>
        <w:t xml:space="preserve"> </w:t>
      </w:r>
      <w:r>
        <w:t xml:space="preserve">after </w:t>
      </w:r>
      <w:r>
        <w:rPr>
          <w:spacing w:val="-2"/>
        </w:rPr>
        <w:t>authentication.</w:t>
      </w:r>
    </w:p>
    <w:p w14:paraId="7FD02436" w14:textId="77777777" w:rsidR="006C65BB" w:rsidRDefault="00C64D35" w:rsidP="006C65BB">
      <w:pPr>
        <w:keepNext/>
        <w:jc w:val="center"/>
      </w:pPr>
      <w:r w:rsidRPr="00C64D35">
        <w:rPr>
          <w:rFonts w:ascii="Times New Roman" w:eastAsia="Times New Roman" w:hAnsi="Times New Roman" w:cs="Times New Roman"/>
        </w:rPr>
        <w:fldChar w:fldCharType="begin"/>
      </w:r>
      <w:r w:rsidRPr="00C64D35">
        <w:rPr>
          <w:rFonts w:ascii="Times New Roman" w:eastAsia="Times New Roman" w:hAnsi="Times New Roman" w:cs="Times New Roman"/>
        </w:rPr>
        <w:instrText xml:space="preserve"> INCLUDEPICTURE "https://igem.readthedocs.io/en/latest/_images/install_08.png" \* MERGEFORMATINET </w:instrText>
      </w:r>
      <w:r w:rsidRPr="00C64D35">
        <w:rPr>
          <w:rFonts w:ascii="Times New Roman" w:eastAsia="Times New Roman" w:hAnsi="Times New Roman" w:cs="Times New Roman"/>
        </w:rPr>
        <w:fldChar w:fldCharType="separate"/>
      </w:r>
      <w:r w:rsidRPr="00C64D35">
        <w:rPr>
          <w:rFonts w:ascii="Times New Roman" w:eastAsia="Times New Roman" w:hAnsi="Times New Roman" w:cs="Times New Roman"/>
          <w:noProof/>
        </w:rPr>
        <w:drawing>
          <wp:inline distT="0" distB="0" distL="0" distR="0" wp14:anchorId="3DEC3102" wp14:editId="39148647">
            <wp:extent cx="5199380" cy="2399714"/>
            <wp:effectExtent l="0" t="0" r="0" b="635"/>
            <wp:docPr id="5" name="Picture 5" descr="Alternativ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ernative tex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5885" cy="2416562"/>
                    </a:xfrm>
                    <a:prstGeom prst="rect">
                      <a:avLst/>
                    </a:prstGeom>
                    <a:noFill/>
                    <a:ln>
                      <a:noFill/>
                    </a:ln>
                  </pic:spPr>
                </pic:pic>
              </a:graphicData>
            </a:graphic>
          </wp:inline>
        </w:drawing>
      </w:r>
      <w:r w:rsidRPr="00C64D35">
        <w:rPr>
          <w:rFonts w:ascii="Times New Roman" w:eastAsia="Times New Roman" w:hAnsi="Times New Roman" w:cs="Times New Roman"/>
        </w:rPr>
        <w:fldChar w:fldCharType="end"/>
      </w:r>
    </w:p>
    <w:p w14:paraId="2920ED33" w14:textId="05AE1ABC" w:rsidR="00C64D35" w:rsidRDefault="006C65BB" w:rsidP="006C65BB">
      <w:pPr>
        <w:pStyle w:val="Caption"/>
        <w:jc w:val="center"/>
        <w:rPr>
          <w:rFonts w:ascii="Times New Roman" w:eastAsia="Times New Roman" w:hAnsi="Times New Roman" w:cs="Times New Roman"/>
        </w:rPr>
      </w:pPr>
      <w:bookmarkStart w:id="9" w:name="_Toc139042899"/>
      <w:r>
        <w:t xml:space="preserve">Figure </w:t>
      </w:r>
      <w:r>
        <w:fldChar w:fldCharType="begin"/>
      </w:r>
      <w:r>
        <w:instrText xml:space="preserve"> SEQ Figure \* ARABIC </w:instrText>
      </w:r>
      <w:r>
        <w:fldChar w:fldCharType="separate"/>
      </w:r>
      <w:r w:rsidR="00280D40">
        <w:rPr>
          <w:noProof/>
        </w:rPr>
        <w:t>8</w:t>
      </w:r>
      <w:r>
        <w:fldChar w:fldCharType="end"/>
      </w:r>
      <w:r>
        <w:t>: Web IGEM Admin</w:t>
      </w:r>
      <w:bookmarkEnd w:id="9"/>
    </w:p>
    <w:p w14:paraId="294C458F" w14:textId="77777777" w:rsidR="00C64D35" w:rsidRDefault="00C64D35" w:rsidP="006C65BB">
      <w:pPr>
        <w:pStyle w:val="UserGuider"/>
      </w:pPr>
      <w:r>
        <w:t>The</w:t>
      </w:r>
      <w:r>
        <w:rPr>
          <w:spacing w:val="-3"/>
        </w:rPr>
        <w:t xml:space="preserve"> </w:t>
      </w:r>
      <w:r>
        <w:t>features</w:t>
      </w:r>
      <w:r>
        <w:rPr>
          <w:spacing w:val="-3"/>
        </w:rPr>
        <w:t xml:space="preserve"> </w:t>
      </w:r>
      <w:r>
        <w:t>of</w:t>
      </w:r>
      <w:r>
        <w:rPr>
          <w:spacing w:val="-3"/>
        </w:rPr>
        <w:t xml:space="preserve"> </w:t>
      </w:r>
      <w:r>
        <w:t>this</w:t>
      </w:r>
      <w:r>
        <w:rPr>
          <w:spacing w:val="-3"/>
        </w:rPr>
        <w:t xml:space="preserve"> </w:t>
      </w:r>
      <w:r>
        <w:t>interface</w:t>
      </w:r>
      <w:r>
        <w:rPr>
          <w:spacing w:val="-3"/>
        </w:rPr>
        <w:t xml:space="preserve"> </w:t>
      </w:r>
      <w:r>
        <w:t>will</w:t>
      </w:r>
      <w:r>
        <w:rPr>
          <w:spacing w:val="-3"/>
        </w:rPr>
        <w:t xml:space="preserve"> </w:t>
      </w:r>
      <w:r>
        <w:t>be</w:t>
      </w:r>
      <w:r>
        <w:rPr>
          <w:spacing w:val="-3"/>
        </w:rPr>
        <w:t xml:space="preserve"> </w:t>
      </w:r>
      <w:r>
        <w:t>explored</w:t>
      </w:r>
      <w:r>
        <w:rPr>
          <w:spacing w:val="-3"/>
        </w:rPr>
        <w:t xml:space="preserve"> </w:t>
      </w:r>
      <w:r>
        <w:t>in</w:t>
      </w:r>
      <w:r>
        <w:rPr>
          <w:spacing w:val="-3"/>
        </w:rPr>
        <w:t xml:space="preserve"> </w:t>
      </w:r>
      <w:r>
        <w:t>detail</w:t>
      </w:r>
      <w:r>
        <w:rPr>
          <w:spacing w:val="-3"/>
        </w:rPr>
        <w:t xml:space="preserve"> </w:t>
      </w:r>
      <w:r>
        <w:t>in</w:t>
      </w:r>
      <w:r>
        <w:rPr>
          <w:spacing w:val="-3"/>
        </w:rPr>
        <w:t xml:space="preserve"> </w:t>
      </w:r>
      <w:r>
        <w:t>Master</w:t>
      </w:r>
      <w:r>
        <w:rPr>
          <w:spacing w:val="-3"/>
        </w:rPr>
        <w:t xml:space="preserve"> </w:t>
      </w:r>
      <w:r>
        <w:t>Data</w:t>
      </w:r>
      <w:r>
        <w:rPr>
          <w:spacing w:val="-3"/>
        </w:rPr>
        <w:t xml:space="preserve"> </w:t>
      </w:r>
      <w:r>
        <w:t>and</w:t>
      </w:r>
      <w:r>
        <w:rPr>
          <w:spacing w:val="-3"/>
        </w:rPr>
        <w:t xml:space="preserve"> </w:t>
      </w:r>
      <w:r>
        <w:t>Access</w:t>
      </w:r>
      <w:r>
        <w:rPr>
          <w:spacing w:val="-3"/>
        </w:rPr>
        <w:t xml:space="preserve"> </w:t>
      </w:r>
      <w:r>
        <w:t>and</w:t>
      </w:r>
      <w:r>
        <w:rPr>
          <w:spacing w:val="-3"/>
        </w:rPr>
        <w:t xml:space="preserve"> </w:t>
      </w:r>
      <w:r>
        <w:t xml:space="preserve">Permissions. </w:t>
      </w:r>
    </w:p>
    <w:p w14:paraId="0F1366FB" w14:textId="77777777" w:rsidR="00C64D35" w:rsidRDefault="00C64D35" w:rsidP="006C65BB">
      <w:pPr>
        <w:pStyle w:val="UserGuider"/>
      </w:pPr>
    </w:p>
    <w:p w14:paraId="694B1452" w14:textId="2B3AC66F" w:rsidR="00C64D35" w:rsidRPr="005109DA" w:rsidRDefault="00C64D35" w:rsidP="00C64D35">
      <w:pPr>
        <w:pStyle w:val="BodyText"/>
        <w:spacing w:before="130" w:line="360" w:lineRule="auto"/>
        <w:ind w:left="300" w:right="797"/>
        <w:jc w:val="both"/>
        <w:rPr>
          <w:b/>
          <w:bCs/>
        </w:rPr>
      </w:pPr>
      <w:r>
        <w:rPr>
          <w:b/>
          <w:bCs/>
        </w:rPr>
        <w:t>File Structure</w:t>
      </w:r>
    </w:p>
    <w:p w14:paraId="396615BB" w14:textId="77777777" w:rsidR="00C64D35" w:rsidRPr="0019743C" w:rsidRDefault="00C64D35" w:rsidP="006C65BB">
      <w:pPr>
        <w:pStyle w:val="UserGuider"/>
        <w:rPr>
          <w:b/>
          <w:bCs/>
        </w:rPr>
      </w:pPr>
      <w:r w:rsidRPr="0019743C">
        <w:t xml:space="preserve">Inside the </w:t>
      </w:r>
      <w:proofErr w:type="spellStart"/>
      <w:r w:rsidRPr="0019743C">
        <w:t>src</w:t>
      </w:r>
      <w:proofErr w:type="spellEnd"/>
      <w:r w:rsidRPr="0019743C">
        <w:t xml:space="preserve"> directory, we will </w:t>
      </w:r>
      <w:r w:rsidRPr="0019743C">
        <w:rPr>
          <w:spacing w:val="-2"/>
        </w:rPr>
        <w:t>have:</w:t>
      </w:r>
    </w:p>
    <w:p w14:paraId="1C5C81E6" w14:textId="77777777" w:rsidR="00C64D35" w:rsidRDefault="00C64D35" w:rsidP="006C65BB">
      <w:pPr>
        <w:pStyle w:val="UserGuider"/>
        <w:numPr>
          <w:ilvl w:val="0"/>
          <w:numId w:val="2"/>
        </w:numPr>
      </w:pPr>
      <w:r>
        <w:rPr>
          <w:i/>
        </w:rPr>
        <w:t>/</w:t>
      </w:r>
      <w:proofErr w:type="spellStart"/>
      <w:r>
        <w:rPr>
          <w:i/>
        </w:rPr>
        <w:t>ge</w:t>
      </w:r>
      <w:proofErr w:type="spellEnd"/>
      <w:r>
        <w:rPr>
          <w:i/>
        </w:rPr>
        <w:t>/</w:t>
      </w:r>
      <w:r>
        <w:t xml:space="preserve">: all source codes and interfaces for the functioning of APP </w:t>
      </w:r>
      <w:r>
        <w:rPr>
          <w:spacing w:val="-5"/>
        </w:rPr>
        <w:t>GE.</w:t>
      </w:r>
    </w:p>
    <w:p w14:paraId="23F01BAA" w14:textId="77777777" w:rsidR="00C64D35" w:rsidRDefault="00C64D35" w:rsidP="006C65BB">
      <w:pPr>
        <w:pStyle w:val="UserGuider"/>
        <w:numPr>
          <w:ilvl w:val="0"/>
          <w:numId w:val="2"/>
        </w:numPr>
      </w:pPr>
      <w:r>
        <w:rPr>
          <w:i/>
        </w:rPr>
        <w:t>/loader/</w:t>
      </w:r>
      <w:r>
        <w:t xml:space="preserve">: all input files for loading master data and output directory of the FILTER </w:t>
      </w:r>
      <w:r>
        <w:rPr>
          <w:spacing w:val="-2"/>
        </w:rPr>
        <w:t>process.</w:t>
      </w:r>
    </w:p>
    <w:p w14:paraId="4D620AB2" w14:textId="77777777" w:rsidR="00C64D35" w:rsidRDefault="00C64D35" w:rsidP="006C65BB">
      <w:pPr>
        <w:pStyle w:val="UserGuider"/>
        <w:numPr>
          <w:ilvl w:val="0"/>
          <w:numId w:val="2"/>
        </w:numPr>
      </w:pPr>
      <w:r>
        <w:rPr>
          <w:i/>
        </w:rPr>
        <w:t>/</w:t>
      </w:r>
      <w:proofErr w:type="spellStart"/>
      <w:r>
        <w:rPr>
          <w:i/>
        </w:rPr>
        <w:t>psa</w:t>
      </w:r>
      <w:proofErr w:type="spellEnd"/>
      <w:r>
        <w:rPr>
          <w:i/>
        </w:rPr>
        <w:t>/</w:t>
      </w:r>
      <w:r>
        <w:t>: Persist Store Area to store the database files downloaded and processed by the ETL process. Each DATASET will have its subfolder within the PSA.</w:t>
      </w:r>
    </w:p>
    <w:p w14:paraId="45412282" w14:textId="77777777" w:rsidR="00C64D35" w:rsidRDefault="00C64D35" w:rsidP="006C65BB">
      <w:pPr>
        <w:pStyle w:val="UserGuider"/>
        <w:numPr>
          <w:ilvl w:val="0"/>
          <w:numId w:val="2"/>
        </w:numPr>
      </w:pPr>
      <w:r>
        <w:rPr>
          <w:i/>
        </w:rPr>
        <w:t>/</w:t>
      </w:r>
      <w:proofErr w:type="spellStart"/>
      <w:r>
        <w:rPr>
          <w:i/>
        </w:rPr>
        <w:t>src</w:t>
      </w:r>
      <w:proofErr w:type="spellEnd"/>
      <w:r>
        <w:rPr>
          <w:i/>
        </w:rPr>
        <w:t>/</w:t>
      </w:r>
      <w:r>
        <w:t xml:space="preserve">: hosts the source code of IGEM components, </w:t>
      </w:r>
      <w:proofErr w:type="gramStart"/>
      <w:r>
        <w:t>configurations</w:t>
      </w:r>
      <w:proofErr w:type="gramEnd"/>
      <w:r>
        <w:t xml:space="preserve"> and </w:t>
      </w:r>
      <w:r>
        <w:rPr>
          <w:spacing w:val="-2"/>
        </w:rPr>
        <w:t>parameterizations.</w:t>
      </w:r>
    </w:p>
    <w:p w14:paraId="6ED5B8E1" w14:textId="77777777" w:rsidR="00C64D35" w:rsidRDefault="00C64D35" w:rsidP="006C65BB">
      <w:pPr>
        <w:pStyle w:val="UserGuider"/>
        <w:numPr>
          <w:ilvl w:val="0"/>
          <w:numId w:val="2"/>
        </w:numPr>
      </w:pPr>
      <w:r>
        <w:rPr>
          <w:i/>
        </w:rPr>
        <w:t>/templates/</w:t>
      </w:r>
      <w:r>
        <w:t>:</w:t>
      </w:r>
      <w:r>
        <w:rPr>
          <w:spacing w:val="-5"/>
        </w:rPr>
        <w:t xml:space="preserve"> </w:t>
      </w:r>
      <w:r>
        <w:t>hosts</w:t>
      </w:r>
      <w:r>
        <w:rPr>
          <w:spacing w:val="-5"/>
        </w:rPr>
        <w:t xml:space="preserve"> </w:t>
      </w:r>
      <w:r>
        <w:t>the</w:t>
      </w:r>
      <w:r>
        <w:rPr>
          <w:spacing w:val="-5"/>
        </w:rPr>
        <w:t xml:space="preserve"> </w:t>
      </w:r>
      <w:r>
        <w:t>standard</w:t>
      </w:r>
      <w:r>
        <w:rPr>
          <w:spacing w:val="-5"/>
        </w:rPr>
        <w:t xml:space="preserve"> </w:t>
      </w:r>
      <w:r>
        <w:t>web</w:t>
      </w:r>
      <w:r>
        <w:rPr>
          <w:spacing w:val="-5"/>
        </w:rPr>
        <w:t xml:space="preserve"> </w:t>
      </w:r>
      <w:r>
        <w:t>interfaces</w:t>
      </w:r>
      <w:r>
        <w:rPr>
          <w:spacing w:val="-5"/>
        </w:rPr>
        <w:t xml:space="preserve"> </w:t>
      </w:r>
      <w:r>
        <w:t>in</w:t>
      </w:r>
      <w:r>
        <w:rPr>
          <w:spacing w:val="-5"/>
        </w:rPr>
        <w:t xml:space="preserve"> </w:t>
      </w:r>
      <w:r>
        <w:t xml:space="preserve">IGEM. </w:t>
      </w:r>
    </w:p>
    <w:p w14:paraId="7E91BDF8" w14:textId="77777777" w:rsidR="00C64D35" w:rsidRPr="00C64D35" w:rsidRDefault="00C64D35" w:rsidP="006C65BB">
      <w:pPr>
        <w:pStyle w:val="UserGuider"/>
      </w:pPr>
      <w:r w:rsidRPr="00C64D35">
        <w:t>PSA - Store Area Persists</w:t>
      </w:r>
    </w:p>
    <w:p w14:paraId="6B67C1DF" w14:textId="77777777" w:rsidR="00C64D35" w:rsidRDefault="00C64D35" w:rsidP="00C64D35">
      <w:pPr>
        <w:pStyle w:val="BodyText"/>
        <w:spacing w:before="92" w:line="360" w:lineRule="auto"/>
        <w:ind w:left="300" w:right="797"/>
        <w:jc w:val="both"/>
        <w:rPr>
          <w:spacing w:val="52"/>
        </w:rPr>
      </w:pPr>
      <w:r>
        <w:t>The</w:t>
      </w:r>
      <w:r>
        <w:rPr>
          <w:spacing w:val="29"/>
        </w:rPr>
        <w:t xml:space="preserve"> </w:t>
      </w:r>
      <w:r>
        <w:t>PSA</w:t>
      </w:r>
      <w:r>
        <w:rPr>
          <w:spacing w:val="29"/>
        </w:rPr>
        <w:t xml:space="preserve"> </w:t>
      </w:r>
      <w:r>
        <w:t>is</w:t>
      </w:r>
      <w:r>
        <w:rPr>
          <w:spacing w:val="29"/>
        </w:rPr>
        <w:t xml:space="preserve"> </w:t>
      </w:r>
      <w:r>
        <w:t>a</w:t>
      </w:r>
      <w:r>
        <w:rPr>
          <w:spacing w:val="29"/>
        </w:rPr>
        <w:t xml:space="preserve"> </w:t>
      </w:r>
      <w:r>
        <w:t>folder</w:t>
      </w:r>
      <w:r>
        <w:rPr>
          <w:spacing w:val="29"/>
        </w:rPr>
        <w:t xml:space="preserve"> </w:t>
      </w:r>
      <w:r>
        <w:t>that</w:t>
      </w:r>
      <w:r>
        <w:rPr>
          <w:spacing w:val="29"/>
        </w:rPr>
        <w:t xml:space="preserve"> </w:t>
      </w:r>
      <w:r>
        <w:t>stores</w:t>
      </w:r>
      <w:r>
        <w:rPr>
          <w:spacing w:val="29"/>
        </w:rPr>
        <w:t xml:space="preserve"> </w:t>
      </w:r>
      <w:r>
        <w:t>the</w:t>
      </w:r>
      <w:r>
        <w:rPr>
          <w:spacing w:val="29"/>
        </w:rPr>
        <w:t xml:space="preserve"> </w:t>
      </w:r>
      <w:r>
        <w:t>Dataset</w:t>
      </w:r>
      <w:r>
        <w:rPr>
          <w:spacing w:val="29"/>
        </w:rPr>
        <w:t xml:space="preserve"> </w:t>
      </w:r>
      <w:r>
        <w:t>files</w:t>
      </w:r>
      <w:r>
        <w:rPr>
          <w:spacing w:val="29"/>
        </w:rPr>
        <w:t xml:space="preserve"> </w:t>
      </w:r>
      <w:r>
        <w:t>loaded</w:t>
      </w:r>
      <w:r>
        <w:rPr>
          <w:spacing w:val="29"/>
        </w:rPr>
        <w:t xml:space="preserve"> </w:t>
      </w:r>
      <w:r>
        <w:t>in</w:t>
      </w:r>
      <w:r>
        <w:rPr>
          <w:spacing w:val="29"/>
        </w:rPr>
        <w:t xml:space="preserve"> </w:t>
      </w:r>
      <w:r>
        <w:t>their</w:t>
      </w:r>
      <w:r>
        <w:rPr>
          <w:spacing w:val="29"/>
        </w:rPr>
        <w:t xml:space="preserve"> </w:t>
      </w:r>
      <w:r>
        <w:t>original</w:t>
      </w:r>
      <w:r>
        <w:rPr>
          <w:spacing w:val="29"/>
        </w:rPr>
        <w:t xml:space="preserve"> </w:t>
      </w:r>
      <w:r>
        <w:t>format</w:t>
      </w:r>
      <w:r>
        <w:rPr>
          <w:spacing w:val="29"/>
        </w:rPr>
        <w:t xml:space="preserve"> </w:t>
      </w:r>
      <w:r>
        <w:t>and</w:t>
      </w:r>
      <w:r>
        <w:rPr>
          <w:spacing w:val="29"/>
        </w:rPr>
        <w:t xml:space="preserve"> </w:t>
      </w:r>
      <w:r>
        <w:t>transformed</w:t>
      </w:r>
      <w:r>
        <w:rPr>
          <w:spacing w:val="29"/>
        </w:rPr>
        <w:t xml:space="preserve"> </w:t>
      </w:r>
      <w:r>
        <w:t>during</w:t>
      </w:r>
      <w:r>
        <w:rPr>
          <w:spacing w:val="29"/>
        </w:rPr>
        <w:t xml:space="preserve"> </w:t>
      </w:r>
      <w:r>
        <w:t>the</w:t>
      </w:r>
      <w:r>
        <w:rPr>
          <w:spacing w:val="29"/>
        </w:rPr>
        <w:t xml:space="preserve"> </w:t>
      </w:r>
      <w:r>
        <w:t>ETL process.</w:t>
      </w:r>
      <w:r>
        <w:rPr>
          <w:spacing w:val="52"/>
        </w:rPr>
        <w:t xml:space="preserve"> </w:t>
      </w:r>
      <w:r>
        <w:t>Each</w:t>
      </w:r>
      <w:r>
        <w:rPr>
          <w:spacing w:val="52"/>
        </w:rPr>
        <w:t xml:space="preserve"> </w:t>
      </w:r>
      <w:r>
        <w:t>Database</w:t>
      </w:r>
      <w:r>
        <w:rPr>
          <w:spacing w:val="52"/>
        </w:rPr>
        <w:t xml:space="preserve"> </w:t>
      </w:r>
      <w:r>
        <w:t>will</w:t>
      </w:r>
      <w:r>
        <w:rPr>
          <w:spacing w:val="52"/>
        </w:rPr>
        <w:t xml:space="preserve"> </w:t>
      </w:r>
      <w:r>
        <w:t>be</w:t>
      </w:r>
      <w:r>
        <w:rPr>
          <w:spacing w:val="52"/>
        </w:rPr>
        <w:t xml:space="preserve"> </w:t>
      </w:r>
      <w:r>
        <w:t>a</w:t>
      </w:r>
      <w:r>
        <w:rPr>
          <w:spacing w:val="52"/>
        </w:rPr>
        <w:t xml:space="preserve"> </w:t>
      </w:r>
      <w:r>
        <w:t>subfolder,</w:t>
      </w:r>
      <w:r>
        <w:rPr>
          <w:spacing w:val="52"/>
        </w:rPr>
        <w:t xml:space="preserve"> </w:t>
      </w:r>
      <w:r>
        <w:t>and</w:t>
      </w:r>
      <w:r>
        <w:rPr>
          <w:spacing w:val="52"/>
        </w:rPr>
        <w:t xml:space="preserve"> </w:t>
      </w:r>
      <w:r>
        <w:t>each</w:t>
      </w:r>
      <w:r>
        <w:rPr>
          <w:spacing w:val="52"/>
        </w:rPr>
        <w:t xml:space="preserve"> </w:t>
      </w:r>
      <w:r>
        <w:t>Dataset</w:t>
      </w:r>
      <w:r>
        <w:rPr>
          <w:spacing w:val="52"/>
        </w:rPr>
        <w:t xml:space="preserve"> </w:t>
      </w:r>
      <w:r>
        <w:t>a</w:t>
      </w:r>
      <w:r>
        <w:rPr>
          <w:spacing w:val="52"/>
        </w:rPr>
        <w:t xml:space="preserve"> </w:t>
      </w:r>
      <w:r>
        <w:t>subfolder</w:t>
      </w:r>
      <w:r>
        <w:rPr>
          <w:spacing w:val="52"/>
        </w:rPr>
        <w:t xml:space="preserve"> </w:t>
      </w:r>
      <w:r>
        <w:t>concerning</w:t>
      </w:r>
      <w:r>
        <w:rPr>
          <w:spacing w:val="52"/>
        </w:rPr>
        <w:t xml:space="preserve"> </w:t>
      </w:r>
      <w:r>
        <w:t>the</w:t>
      </w:r>
      <w:r>
        <w:rPr>
          <w:spacing w:val="52"/>
        </w:rPr>
        <w:t xml:space="preserve"> </w:t>
      </w:r>
      <w:r>
        <w:t>Database.</w:t>
      </w:r>
      <w:r>
        <w:rPr>
          <w:spacing w:val="52"/>
        </w:rPr>
        <w:t xml:space="preserve"> </w:t>
      </w:r>
    </w:p>
    <w:p w14:paraId="75725C26" w14:textId="696BE61C" w:rsidR="00C64D35" w:rsidRDefault="00C64D35" w:rsidP="00C64D35">
      <w:pPr>
        <w:pStyle w:val="BodyText"/>
        <w:spacing w:before="92" w:line="360" w:lineRule="auto"/>
        <w:ind w:left="300" w:right="797"/>
        <w:jc w:val="both"/>
      </w:pPr>
      <w:r>
        <w:rPr>
          <w:spacing w:val="-2"/>
        </w:rPr>
        <w:t>These</w:t>
      </w:r>
      <w:r w:rsidRPr="00C64D35">
        <w:t xml:space="preserve"> </w:t>
      </w:r>
      <w:r>
        <w:t>structures will be created automatically, and if deleted, they will be created again on the following workflow run for the</w:t>
      </w:r>
      <w:r>
        <w:rPr>
          <w:spacing w:val="-4"/>
        </w:rPr>
        <w:t xml:space="preserve"> </w:t>
      </w:r>
      <w:r>
        <w:t>corresponding</w:t>
      </w:r>
      <w:r>
        <w:rPr>
          <w:spacing w:val="-4"/>
        </w:rPr>
        <w:t xml:space="preserve"> </w:t>
      </w:r>
      <w:r>
        <w:t>dataset.</w:t>
      </w:r>
      <w:r>
        <w:rPr>
          <w:spacing w:val="-4"/>
        </w:rPr>
        <w:t xml:space="preserve"> </w:t>
      </w:r>
      <w:r>
        <w:t>Each</w:t>
      </w:r>
      <w:r>
        <w:rPr>
          <w:spacing w:val="-4"/>
        </w:rPr>
        <w:t xml:space="preserve"> </w:t>
      </w:r>
      <w:r>
        <w:t>external</w:t>
      </w:r>
      <w:r>
        <w:rPr>
          <w:spacing w:val="-4"/>
        </w:rPr>
        <w:t xml:space="preserve"> </w:t>
      </w:r>
      <w:r>
        <w:t>Dataset</w:t>
      </w:r>
      <w:r>
        <w:rPr>
          <w:spacing w:val="-4"/>
        </w:rPr>
        <w:t xml:space="preserve"> </w:t>
      </w:r>
      <w:r>
        <w:t>source</w:t>
      </w:r>
      <w:r>
        <w:rPr>
          <w:spacing w:val="-4"/>
        </w:rPr>
        <w:t xml:space="preserve"> </w:t>
      </w:r>
      <w:r>
        <w:t>will</w:t>
      </w:r>
      <w:r>
        <w:rPr>
          <w:spacing w:val="-4"/>
        </w:rPr>
        <w:t xml:space="preserve"> </w:t>
      </w:r>
      <w:r>
        <w:t>be</w:t>
      </w:r>
      <w:r>
        <w:rPr>
          <w:spacing w:val="-4"/>
        </w:rPr>
        <w:t xml:space="preserve"> </w:t>
      </w:r>
      <w:r>
        <w:t>a</w:t>
      </w:r>
      <w:r>
        <w:rPr>
          <w:spacing w:val="-4"/>
        </w:rPr>
        <w:t xml:space="preserve"> </w:t>
      </w:r>
      <w:r>
        <w:t>design</w:t>
      </w:r>
      <w:r>
        <w:rPr>
          <w:spacing w:val="-4"/>
        </w:rPr>
        <w:t xml:space="preserve"> </w:t>
      </w:r>
      <w:r>
        <w:t>solution</w:t>
      </w:r>
      <w:r>
        <w:rPr>
          <w:spacing w:val="-4"/>
        </w:rPr>
        <w:t xml:space="preserve"> </w:t>
      </w:r>
      <w:r>
        <w:t>for</w:t>
      </w:r>
      <w:r>
        <w:rPr>
          <w:spacing w:val="-4"/>
        </w:rPr>
        <w:t xml:space="preserve"> </w:t>
      </w:r>
      <w:r>
        <w:t>the</w:t>
      </w:r>
      <w:r>
        <w:rPr>
          <w:spacing w:val="-4"/>
        </w:rPr>
        <w:t xml:space="preserve"> </w:t>
      </w:r>
      <w:r>
        <w:t>original</w:t>
      </w:r>
      <w:r>
        <w:rPr>
          <w:spacing w:val="-4"/>
        </w:rPr>
        <w:t xml:space="preserve"> </w:t>
      </w:r>
      <w:r>
        <w:t>uploaded</w:t>
      </w:r>
      <w:r>
        <w:rPr>
          <w:spacing w:val="-4"/>
        </w:rPr>
        <w:t xml:space="preserve"> </w:t>
      </w:r>
      <w:r>
        <w:t>file.</w:t>
      </w:r>
      <w:r>
        <w:rPr>
          <w:spacing w:val="-4"/>
        </w:rPr>
        <w:t xml:space="preserve"> </w:t>
      </w:r>
      <w:r>
        <w:t>If</w:t>
      </w:r>
      <w:r>
        <w:rPr>
          <w:spacing w:val="-4"/>
        </w:rPr>
        <w:t xml:space="preserve"> </w:t>
      </w:r>
      <w:r>
        <w:t>you want to keep this file for queries and analyses, configure it in the Dataset register to keep the original file. Important that</w:t>
      </w:r>
      <w:r>
        <w:rPr>
          <w:spacing w:val="-2"/>
        </w:rPr>
        <w:t xml:space="preserve"> </w:t>
      </w:r>
      <w:r>
        <w:t>this</w:t>
      </w:r>
      <w:r>
        <w:rPr>
          <w:spacing w:val="-2"/>
        </w:rPr>
        <w:t xml:space="preserve"> </w:t>
      </w:r>
      <w:r>
        <w:t>file</w:t>
      </w:r>
      <w:r>
        <w:rPr>
          <w:spacing w:val="-2"/>
        </w:rPr>
        <w:t xml:space="preserve"> </w:t>
      </w:r>
      <w:r>
        <w:t>will</w:t>
      </w:r>
      <w:r>
        <w:rPr>
          <w:spacing w:val="-2"/>
        </w:rPr>
        <w:t xml:space="preserve"> </w:t>
      </w:r>
      <w:r>
        <w:t>be</w:t>
      </w:r>
      <w:r>
        <w:rPr>
          <w:spacing w:val="-2"/>
        </w:rPr>
        <w:t xml:space="preserve"> </w:t>
      </w:r>
      <w:r>
        <w:t>kept</w:t>
      </w:r>
      <w:r>
        <w:rPr>
          <w:spacing w:val="-2"/>
        </w:rPr>
        <w:t xml:space="preserve"> </w:t>
      </w:r>
      <w:r>
        <w:t>unzipped.</w:t>
      </w:r>
      <w:r>
        <w:rPr>
          <w:spacing w:val="-2"/>
        </w:rPr>
        <w:t xml:space="preserve"> </w:t>
      </w:r>
      <w:r>
        <w:t>To</w:t>
      </w:r>
      <w:r>
        <w:rPr>
          <w:spacing w:val="-2"/>
        </w:rPr>
        <w:t xml:space="preserve"> </w:t>
      </w:r>
      <w:r>
        <w:t>reduce</w:t>
      </w:r>
      <w:r>
        <w:rPr>
          <w:spacing w:val="-2"/>
        </w:rPr>
        <w:t xml:space="preserve"> </w:t>
      </w:r>
      <w:r>
        <w:t>the</w:t>
      </w:r>
      <w:r>
        <w:rPr>
          <w:spacing w:val="-2"/>
        </w:rPr>
        <w:t xml:space="preserve"> </w:t>
      </w:r>
      <w:r>
        <w:t>amount</w:t>
      </w:r>
      <w:r>
        <w:rPr>
          <w:spacing w:val="-2"/>
        </w:rPr>
        <w:t xml:space="preserve"> </w:t>
      </w:r>
      <w:r>
        <w:t>of</w:t>
      </w:r>
      <w:r>
        <w:rPr>
          <w:spacing w:val="-2"/>
        </w:rPr>
        <w:t xml:space="preserve"> </w:t>
      </w:r>
      <w:r>
        <w:t>system</w:t>
      </w:r>
      <w:r>
        <w:rPr>
          <w:spacing w:val="-2"/>
        </w:rPr>
        <w:t xml:space="preserve"> </w:t>
      </w:r>
      <w:r>
        <w:t>space,</w:t>
      </w:r>
      <w:r>
        <w:rPr>
          <w:spacing w:val="-2"/>
        </w:rPr>
        <w:t xml:space="preserve"> </w:t>
      </w:r>
      <w:r>
        <w:t>it</w:t>
      </w:r>
      <w:r>
        <w:rPr>
          <w:spacing w:val="-2"/>
        </w:rPr>
        <w:t xml:space="preserve"> </w:t>
      </w:r>
      <w:r>
        <w:t>is</w:t>
      </w:r>
      <w:r>
        <w:rPr>
          <w:spacing w:val="-2"/>
        </w:rPr>
        <w:t xml:space="preserve"> </w:t>
      </w:r>
      <w:r>
        <w:t>not</w:t>
      </w:r>
      <w:r>
        <w:rPr>
          <w:spacing w:val="-2"/>
        </w:rPr>
        <w:t xml:space="preserve"> </w:t>
      </w:r>
      <w:r>
        <w:t>recommended</w:t>
      </w:r>
      <w:r>
        <w:rPr>
          <w:spacing w:val="-2"/>
        </w:rPr>
        <w:t xml:space="preserve"> </w:t>
      </w:r>
      <w:r>
        <w:t>to</w:t>
      </w:r>
      <w:r>
        <w:rPr>
          <w:spacing w:val="-2"/>
        </w:rPr>
        <w:t xml:space="preserve"> </w:t>
      </w:r>
      <w:r>
        <w:t>keep</w:t>
      </w:r>
      <w:r>
        <w:rPr>
          <w:spacing w:val="-2"/>
        </w:rPr>
        <w:t xml:space="preserve"> </w:t>
      </w:r>
      <w:r>
        <w:t>these</w:t>
      </w:r>
      <w:r>
        <w:rPr>
          <w:spacing w:val="-2"/>
        </w:rPr>
        <w:t xml:space="preserve"> </w:t>
      </w:r>
      <w:r>
        <w:t>files. The subfolder will also have a transformed version normalized by the rules of the applied dataset.</w:t>
      </w:r>
    </w:p>
    <w:p w14:paraId="7467031D" w14:textId="77777777" w:rsidR="00C64D35" w:rsidRDefault="00C64D35" w:rsidP="005109DA"/>
    <w:p w14:paraId="6C6FC9B8" w14:textId="7108E63C" w:rsidR="005109DA" w:rsidRPr="005109DA" w:rsidRDefault="005109DA" w:rsidP="005109DA"/>
    <w:p w14:paraId="69868EEA" w14:textId="068571F7" w:rsidR="00CB2ADE" w:rsidRDefault="00CB2ADE" w:rsidP="00CB2ADE">
      <w:pPr>
        <w:pStyle w:val="Heading2"/>
      </w:pPr>
      <w:bookmarkStart w:id="10" w:name="_Toc139042857"/>
      <w:r>
        <w:t>Users and Roles</w:t>
      </w:r>
      <w:bookmarkEnd w:id="10"/>
    </w:p>
    <w:p w14:paraId="7F8911ED" w14:textId="77777777" w:rsidR="00C64D35" w:rsidRDefault="00C64D35" w:rsidP="00C64D35">
      <w:pPr>
        <w:pStyle w:val="BodyText"/>
        <w:spacing w:before="130" w:line="360" w:lineRule="auto"/>
        <w:ind w:left="300" w:right="797"/>
      </w:pPr>
      <w:r>
        <w:t>The</w:t>
      </w:r>
      <w:r>
        <w:rPr>
          <w:spacing w:val="39"/>
        </w:rPr>
        <w:t xml:space="preserve"> </w:t>
      </w:r>
      <w:r>
        <w:t>IGEM</w:t>
      </w:r>
      <w:r>
        <w:rPr>
          <w:spacing w:val="39"/>
        </w:rPr>
        <w:t xml:space="preserve"> </w:t>
      </w:r>
      <w:r>
        <w:t>system</w:t>
      </w:r>
      <w:r>
        <w:rPr>
          <w:spacing w:val="39"/>
        </w:rPr>
        <w:t xml:space="preserve"> </w:t>
      </w:r>
      <w:r>
        <w:t>was</w:t>
      </w:r>
      <w:r>
        <w:rPr>
          <w:spacing w:val="39"/>
        </w:rPr>
        <w:t xml:space="preserve"> </w:t>
      </w:r>
      <w:r>
        <w:t>developed</w:t>
      </w:r>
      <w:r>
        <w:rPr>
          <w:spacing w:val="39"/>
        </w:rPr>
        <w:t xml:space="preserve"> </w:t>
      </w:r>
      <w:r>
        <w:t>to</w:t>
      </w:r>
      <w:r>
        <w:rPr>
          <w:spacing w:val="39"/>
        </w:rPr>
        <w:t xml:space="preserve"> </w:t>
      </w:r>
      <w:r>
        <w:t>be</w:t>
      </w:r>
      <w:r>
        <w:rPr>
          <w:spacing w:val="39"/>
        </w:rPr>
        <w:t xml:space="preserve"> </w:t>
      </w:r>
      <w:r>
        <w:t>flexible,</w:t>
      </w:r>
      <w:r>
        <w:rPr>
          <w:spacing w:val="39"/>
        </w:rPr>
        <w:t xml:space="preserve"> </w:t>
      </w:r>
      <w:r>
        <w:t>and</w:t>
      </w:r>
      <w:r>
        <w:rPr>
          <w:spacing w:val="39"/>
        </w:rPr>
        <w:t xml:space="preserve"> </w:t>
      </w:r>
      <w:r>
        <w:t>it</w:t>
      </w:r>
      <w:r>
        <w:rPr>
          <w:spacing w:val="39"/>
        </w:rPr>
        <w:t xml:space="preserve"> </w:t>
      </w:r>
      <w:r>
        <w:t>is</w:t>
      </w:r>
      <w:r>
        <w:rPr>
          <w:spacing w:val="39"/>
        </w:rPr>
        <w:t xml:space="preserve"> </w:t>
      </w:r>
      <w:r>
        <w:t>necessary</w:t>
      </w:r>
      <w:r>
        <w:rPr>
          <w:spacing w:val="39"/>
        </w:rPr>
        <w:t xml:space="preserve"> </w:t>
      </w:r>
      <w:r>
        <w:t>to</w:t>
      </w:r>
      <w:r>
        <w:rPr>
          <w:spacing w:val="39"/>
        </w:rPr>
        <w:t xml:space="preserve"> </w:t>
      </w:r>
      <w:r>
        <w:t>evaluate</w:t>
      </w:r>
      <w:r>
        <w:rPr>
          <w:spacing w:val="39"/>
        </w:rPr>
        <w:t xml:space="preserve"> </w:t>
      </w:r>
      <w:r>
        <w:t>the</w:t>
      </w:r>
      <w:r>
        <w:rPr>
          <w:spacing w:val="39"/>
        </w:rPr>
        <w:t xml:space="preserve"> </w:t>
      </w:r>
      <w:r>
        <w:t>best</w:t>
      </w:r>
      <w:r>
        <w:rPr>
          <w:spacing w:val="39"/>
        </w:rPr>
        <w:t xml:space="preserve"> </w:t>
      </w:r>
      <w:r>
        <w:t>configuration</w:t>
      </w:r>
      <w:r>
        <w:rPr>
          <w:spacing w:val="39"/>
        </w:rPr>
        <w:t xml:space="preserve"> </w:t>
      </w:r>
      <w:r>
        <w:t>for</w:t>
      </w:r>
      <w:r>
        <w:rPr>
          <w:spacing w:val="39"/>
        </w:rPr>
        <w:t xml:space="preserve"> </w:t>
      </w:r>
      <w:r>
        <w:t>the scenario and objectives of each installation. A suggestion would be a model of three functions, being:</w:t>
      </w:r>
    </w:p>
    <w:p w14:paraId="32F7433C" w14:textId="77777777" w:rsidR="00C64D35" w:rsidRDefault="00C64D35" w:rsidP="00C64D35">
      <w:pPr>
        <w:pStyle w:val="ListParagraph"/>
        <w:numPr>
          <w:ilvl w:val="0"/>
          <w:numId w:val="4"/>
        </w:numPr>
        <w:tabs>
          <w:tab w:val="left" w:pos="1160"/>
        </w:tabs>
        <w:spacing w:before="1" w:line="360" w:lineRule="auto"/>
        <w:ind w:right="797"/>
        <w:jc w:val="both"/>
        <w:rPr>
          <w:sz w:val="20"/>
        </w:rPr>
      </w:pPr>
      <w:r>
        <w:rPr>
          <w:i/>
          <w:sz w:val="20"/>
        </w:rPr>
        <w:t>Administrator</w:t>
      </w:r>
      <w:r>
        <w:rPr>
          <w:sz w:val="20"/>
        </w:rPr>
        <w:t>: responsible for installing and updating the environment to receive the IGEM, Customizing the IGEM, configuring the database and monitoring the performance and creating and maintaining users.</w:t>
      </w:r>
    </w:p>
    <w:p w14:paraId="52DB245F" w14:textId="77777777" w:rsidR="00C64D35" w:rsidRDefault="00C64D35" w:rsidP="00C64D35">
      <w:pPr>
        <w:pStyle w:val="ListParagraph"/>
        <w:numPr>
          <w:ilvl w:val="0"/>
          <w:numId w:val="4"/>
        </w:numPr>
        <w:tabs>
          <w:tab w:val="left" w:pos="1160"/>
        </w:tabs>
        <w:spacing w:before="126" w:line="360" w:lineRule="auto"/>
        <w:ind w:right="797"/>
        <w:jc w:val="both"/>
        <w:rPr>
          <w:sz w:val="20"/>
        </w:rPr>
      </w:pPr>
      <w:r>
        <w:rPr>
          <w:i/>
          <w:sz w:val="20"/>
        </w:rPr>
        <w:t>Super User</w:t>
      </w:r>
      <w:r>
        <w:rPr>
          <w:sz w:val="20"/>
        </w:rPr>
        <w:t xml:space="preserve">: responsible for registering master data such as Database, Dataset, </w:t>
      </w:r>
      <w:r>
        <w:rPr>
          <w:sz w:val="20"/>
        </w:rPr>
        <w:lastRenderedPageBreak/>
        <w:t>Keyge, among others. He will</w:t>
      </w:r>
      <w:r>
        <w:rPr>
          <w:spacing w:val="-4"/>
          <w:sz w:val="20"/>
        </w:rPr>
        <w:t xml:space="preserve"> </w:t>
      </w:r>
      <w:r>
        <w:rPr>
          <w:sz w:val="20"/>
        </w:rPr>
        <w:t>also</w:t>
      </w:r>
      <w:r>
        <w:rPr>
          <w:spacing w:val="-4"/>
          <w:sz w:val="20"/>
        </w:rPr>
        <w:t xml:space="preserve"> </w:t>
      </w:r>
      <w:r>
        <w:rPr>
          <w:sz w:val="20"/>
        </w:rPr>
        <w:t>be</w:t>
      </w:r>
      <w:r>
        <w:rPr>
          <w:spacing w:val="-4"/>
          <w:sz w:val="20"/>
        </w:rPr>
        <w:t xml:space="preserve"> </w:t>
      </w:r>
      <w:r>
        <w:rPr>
          <w:sz w:val="20"/>
        </w:rPr>
        <w:t>responsible</w:t>
      </w:r>
      <w:r>
        <w:rPr>
          <w:spacing w:val="-4"/>
          <w:sz w:val="20"/>
        </w:rPr>
        <w:t xml:space="preserve"> </w:t>
      </w:r>
      <w:r>
        <w:rPr>
          <w:sz w:val="20"/>
        </w:rPr>
        <w:t>for</w:t>
      </w:r>
      <w:r>
        <w:rPr>
          <w:spacing w:val="-4"/>
          <w:sz w:val="20"/>
        </w:rPr>
        <w:t xml:space="preserve"> </w:t>
      </w:r>
      <w:r>
        <w:rPr>
          <w:sz w:val="20"/>
        </w:rPr>
        <w:t>creating</w:t>
      </w:r>
      <w:r>
        <w:rPr>
          <w:spacing w:val="-4"/>
          <w:sz w:val="20"/>
        </w:rPr>
        <w:t xml:space="preserve"> </w:t>
      </w:r>
      <w:r>
        <w:rPr>
          <w:sz w:val="20"/>
        </w:rPr>
        <w:t>the</w:t>
      </w:r>
      <w:r>
        <w:rPr>
          <w:spacing w:val="-4"/>
          <w:sz w:val="20"/>
        </w:rPr>
        <w:t xml:space="preserve"> </w:t>
      </w:r>
      <w:r>
        <w:rPr>
          <w:sz w:val="20"/>
        </w:rPr>
        <w:t>ETL</w:t>
      </w:r>
      <w:r>
        <w:rPr>
          <w:spacing w:val="-4"/>
          <w:sz w:val="20"/>
        </w:rPr>
        <w:t xml:space="preserve"> </w:t>
      </w:r>
      <w:r>
        <w:rPr>
          <w:sz w:val="20"/>
        </w:rPr>
        <w:t>JOBs</w:t>
      </w:r>
      <w:r>
        <w:rPr>
          <w:spacing w:val="-4"/>
          <w:sz w:val="20"/>
        </w:rPr>
        <w:t xml:space="preserve"> </w:t>
      </w:r>
      <w:r>
        <w:rPr>
          <w:sz w:val="20"/>
        </w:rPr>
        <w:t>and</w:t>
      </w:r>
      <w:r>
        <w:rPr>
          <w:spacing w:val="-4"/>
          <w:sz w:val="20"/>
        </w:rPr>
        <w:t xml:space="preserve"> </w:t>
      </w:r>
      <w:r>
        <w:rPr>
          <w:sz w:val="20"/>
        </w:rPr>
        <w:t>monitoring</w:t>
      </w:r>
      <w:r>
        <w:rPr>
          <w:spacing w:val="-4"/>
          <w:sz w:val="20"/>
        </w:rPr>
        <w:t xml:space="preserve"> </w:t>
      </w:r>
      <w:r>
        <w:rPr>
          <w:sz w:val="20"/>
        </w:rPr>
        <w:t>them</w:t>
      </w:r>
      <w:r>
        <w:rPr>
          <w:spacing w:val="-4"/>
          <w:sz w:val="20"/>
        </w:rPr>
        <w:t xml:space="preserve"> </w:t>
      </w:r>
      <w:r>
        <w:rPr>
          <w:sz w:val="20"/>
        </w:rPr>
        <w:t>via</w:t>
      </w:r>
      <w:r>
        <w:rPr>
          <w:spacing w:val="-4"/>
          <w:sz w:val="20"/>
        </w:rPr>
        <w:t xml:space="preserve"> </w:t>
      </w:r>
      <w:r>
        <w:rPr>
          <w:sz w:val="20"/>
        </w:rPr>
        <w:t>workflow.</w:t>
      </w:r>
      <w:r>
        <w:rPr>
          <w:spacing w:val="-4"/>
          <w:sz w:val="20"/>
        </w:rPr>
        <w:t xml:space="preserve"> </w:t>
      </w:r>
      <w:r>
        <w:rPr>
          <w:sz w:val="20"/>
        </w:rPr>
        <w:t>For</w:t>
      </w:r>
      <w:r>
        <w:rPr>
          <w:spacing w:val="-4"/>
          <w:sz w:val="20"/>
        </w:rPr>
        <w:t xml:space="preserve"> </w:t>
      </w:r>
      <w:r>
        <w:rPr>
          <w:sz w:val="20"/>
        </w:rPr>
        <w:t>this</w:t>
      </w:r>
      <w:r>
        <w:rPr>
          <w:spacing w:val="-4"/>
          <w:sz w:val="20"/>
        </w:rPr>
        <w:t xml:space="preserve"> </w:t>
      </w:r>
      <w:r>
        <w:rPr>
          <w:sz w:val="20"/>
        </w:rPr>
        <w:t>group,</w:t>
      </w:r>
      <w:r>
        <w:rPr>
          <w:spacing w:val="-4"/>
          <w:sz w:val="20"/>
        </w:rPr>
        <w:t xml:space="preserve"> </w:t>
      </w:r>
      <w:r>
        <w:rPr>
          <w:sz w:val="20"/>
        </w:rPr>
        <w:t>we</w:t>
      </w:r>
      <w:r>
        <w:rPr>
          <w:spacing w:val="-4"/>
          <w:sz w:val="20"/>
        </w:rPr>
        <w:t xml:space="preserve"> </w:t>
      </w:r>
      <w:r>
        <w:rPr>
          <w:sz w:val="20"/>
        </w:rPr>
        <w:t>will have access to the WEB interface for parameterization of the registration, the necessary tables, access to processes such as Collect, Prepare, and DB</w:t>
      </w:r>
    </w:p>
    <w:p w14:paraId="3C0F269B" w14:textId="77777777" w:rsidR="00C64D35" w:rsidRDefault="00C64D35" w:rsidP="00C64D35">
      <w:pPr>
        <w:pStyle w:val="ListParagraph"/>
        <w:numPr>
          <w:ilvl w:val="0"/>
          <w:numId w:val="4"/>
        </w:numPr>
        <w:tabs>
          <w:tab w:val="left" w:pos="1160"/>
        </w:tabs>
        <w:spacing w:before="132" w:line="360" w:lineRule="auto"/>
        <w:ind w:right="797"/>
        <w:jc w:val="both"/>
        <w:rPr>
          <w:sz w:val="20"/>
        </w:rPr>
      </w:pPr>
      <w:r>
        <w:rPr>
          <w:i/>
          <w:sz w:val="20"/>
        </w:rPr>
        <w:t>Users</w:t>
      </w:r>
      <w:r>
        <w:rPr>
          <w:sz w:val="20"/>
        </w:rPr>
        <w:t xml:space="preserve">: they will be the clients of the system, performing queries and analysis of the IGEM data. For this group, we will have processes such as </w:t>
      </w:r>
      <w:proofErr w:type="spellStart"/>
      <w:proofErr w:type="gramStart"/>
      <w:r>
        <w:rPr>
          <w:sz w:val="20"/>
        </w:rPr>
        <w:t>GE.filter</w:t>
      </w:r>
      <w:proofErr w:type="spellEnd"/>
      <w:proofErr w:type="gramEnd"/>
    </w:p>
    <w:p w14:paraId="2B8CA43C" w14:textId="428E1BC3" w:rsidR="00C64D35" w:rsidRDefault="00C64D35" w:rsidP="00C64D35"/>
    <w:p w14:paraId="60CBD371" w14:textId="3321A138" w:rsidR="00C64D35" w:rsidRDefault="00C64D35" w:rsidP="00C64D35">
      <w:pPr>
        <w:rPr>
          <w:b/>
          <w:bCs/>
        </w:rPr>
      </w:pPr>
      <w:r w:rsidRPr="00C64D35">
        <w:rPr>
          <w:b/>
          <w:bCs/>
        </w:rPr>
        <w:t>Users</w:t>
      </w:r>
    </w:p>
    <w:p w14:paraId="3D0D3945" w14:textId="77777777" w:rsidR="00C64D35" w:rsidRDefault="00C64D35" w:rsidP="006C65BB">
      <w:pPr>
        <w:pStyle w:val="UserGuider"/>
      </w:pPr>
      <w:r>
        <w:t xml:space="preserve">New users can be created via command </w:t>
      </w:r>
      <w:r>
        <w:rPr>
          <w:spacing w:val="-2"/>
        </w:rPr>
        <w:t>line:</w:t>
      </w:r>
    </w:p>
    <w:p w14:paraId="3F5AEBE6" w14:textId="77777777" w:rsidR="00C64D35" w:rsidRPr="009B73EA" w:rsidRDefault="00C64D35" w:rsidP="009B73EA">
      <w:pPr>
        <w:pStyle w:val="code"/>
      </w:pPr>
      <w:r w:rsidRPr="009B73EA">
        <w:t xml:space="preserve">$ python manage.py </w:t>
      </w:r>
      <w:proofErr w:type="spellStart"/>
      <w:r w:rsidRPr="009B73EA">
        <w:t>createsuperuser</w:t>
      </w:r>
      <w:proofErr w:type="spellEnd"/>
    </w:p>
    <w:p w14:paraId="1E18BC9C" w14:textId="77777777" w:rsidR="00C64D35" w:rsidRDefault="00C64D35" w:rsidP="006C65BB">
      <w:pPr>
        <w:pStyle w:val="UserGuider"/>
      </w:pPr>
      <w:r>
        <w:t xml:space="preserve">Through IGEM’s friendly web interface, it will be possible to carry out Users management </w:t>
      </w:r>
      <w:r>
        <w:rPr>
          <w:spacing w:val="-2"/>
        </w:rPr>
        <w:t>activities.</w:t>
      </w:r>
    </w:p>
    <w:p w14:paraId="51AF989A" w14:textId="77777777" w:rsidR="00657601" w:rsidRDefault="00C64D35" w:rsidP="006C65BB">
      <w:pPr>
        <w:pStyle w:val="UserGuider"/>
        <w:rPr>
          <w:spacing w:val="-2"/>
        </w:rPr>
      </w:pPr>
      <w:r>
        <w:t>Activate the IGEM web service if you have not already done so. Go to the /</w:t>
      </w:r>
      <w:proofErr w:type="spellStart"/>
      <w:r>
        <w:t>src</w:t>
      </w:r>
      <w:proofErr w:type="spellEnd"/>
      <w:r>
        <w:t xml:space="preserve">/ folder and type the command </w:t>
      </w:r>
      <w:r>
        <w:rPr>
          <w:spacing w:val="-2"/>
        </w:rPr>
        <w:t>line:</w:t>
      </w:r>
    </w:p>
    <w:p w14:paraId="7CA20959" w14:textId="16BFA87E" w:rsidR="00C64D35" w:rsidRDefault="00C64D35" w:rsidP="00657601">
      <w:pPr>
        <w:pStyle w:val="code2"/>
        <w:rPr>
          <w:spacing w:val="-2"/>
        </w:rPr>
      </w:pPr>
      <w:r>
        <w:t xml:space="preserve">$ python manage.py </w:t>
      </w:r>
      <w:proofErr w:type="spellStart"/>
      <w:r>
        <w:rPr>
          <w:spacing w:val="-2"/>
        </w:rPr>
        <w:t>runserver</w:t>
      </w:r>
      <w:proofErr w:type="spellEnd"/>
    </w:p>
    <w:p w14:paraId="295F4584" w14:textId="77777777" w:rsidR="00657601" w:rsidRDefault="00657601" w:rsidP="00657601">
      <w:pPr>
        <w:ind w:left="388" w:firstLine="332"/>
        <w:rPr>
          <w:rFonts w:ascii="Courier New" w:eastAsia="Helvetica" w:hAnsi="Helvetica" w:cs="Helvetica"/>
          <w:sz w:val="20"/>
          <w:szCs w:val="20"/>
        </w:rPr>
      </w:pPr>
      <w:r w:rsidRPr="00657601">
        <w:rPr>
          <w:rFonts w:ascii="Courier New" w:eastAsia="Helvetica" w:hAnsi="Helvetica" w:cs="Helvetica"/>
          <w:sz w:val="20"/>
          <w:szCs w:val="20"/>
        </w:rPr>
        <w:t xml:space="preserve">&gt;&gt;&gt; Watching for file changes with </w:t>
      </w:r>
      <w:proofErr w:type="spellStart"/>
      <w:r w:rsidRPr="00657601">
        <w:rPr>
          <w:rFonts w:ascii="Courier New" w:eastAsia="Helvetica" w:hAnsi="Helvetica" w:cs="Helvetica"/>
          <w:sz w:val="20"/>
          <w:szCs w:val="20"/>
        </w:rPr>
        <w:t>StatReloader</w:t>
      </w:r>
      <w:proofErr w:type="spellEnd"/>
      <w:r w:rsidRPr="00657601">
        <w:rPr>
          <w:rFonts w:ascii="Courier New" w:eastAsia="Helvetica" w:hAnsi="Helvetica" w:cs="Helvetica"/>
          <w:sz w:val="20"/>
          <w:szCs w:val="20"/>
        </w:rPr>
        <w:t xml:space="preserve"> </w:t>
      </w:r>
    </w:p>
    <w:p w14:paraId="09BE83FA" w14:textId="75B48500" w:rsidR="00657601" w:rsidRPr="00657601" w:rsidRDefault="00657601" w:rsidP="00657601">
      <w:pPr>
        <w:ind w:left="720" w:firstLine="332"/>
        <w:rPr>
          <w:rFonts w:ascii="Courier New" w:eastAsia="Helvetica" w:hAnsi="Helvetica" w:cs="Helvetica"/>
          <w:sz w:val="20"/>
          <w:szCs w:val="20"/>
        </w:rPr>
      </w:pPr>
      <w:r w:rsidRPr="00657601">
        <w:rPr>
          <w:rFonts w:ascii="Courier New" w:eastAsia="Helvetica" w:hAnsi="Helvetica" w:cs="Helvetica"/>
          <w:sz w:val="20"/>
          <w:szCs w:val="20"/>
        </w:rPr>
        <w:t>Performing system checks...</w:t>
      </w:r>
    </w:p>
    <w:p w14:paraId="661BFBDF" w14:textId="77777777" w:rsidR="00657601" w:rsidRDefault="00657601" w:rsidP="00657601">
      <w:pPr>
        <w:ind w:left="332" w:firstLine="720"/>
        <w:rPr>
          <w:rFonts w:ascii="Courier New" w:eastAsia="Helvetica" w:hAnsi="Helvetica" w:cs="Helvetica"/>
          <w:sz w:val="20"/>
          <w:szCs w:val="20"/>
        </w:rPr>
      </w:pPr>
      <w:r w:rsidRPr="00657601">
        <w:rPr>
          <w:rFonts w:ascii="Courier New" w:eastAsia="Helvetica" w:hAnsi="Helvetica" w:cs="Helvetica"/>
          <w:sz w:val="20"/>
          <w:szCs w:val="20"/>
        </w:rPr>
        <w:t>System check identified no issues (0 silenced)</w:t>
      </w:r>
    </w:p>
    <w:p w14:paraId="6CD9B6CE" w14:textId="5A9A98CA" w:rsidR="00657601" w:rsidRPr="00657601" w:rsidRDefault="00657601" w:rsidP="00657601">
      <w:pPr>
        <w:ind w:left="332" w:firstLine="720"/>
        <w:rPr>
          <w:rFonts w:ascii="Courier New" w:eastAsia="Helvetica" w:hAnsi="Helvetica" w:cs="Helvetica"/>
          <w:sz w:val="20"/>
          <w:szCs w:val="20"/>
        </w:rPr>
      </w:pPr>
      <w:r w:rsidRPr="00657601">
        <w:rPr>
          <w:rFonts w:ascii="Courier New" w:eastAsia="Helvetica" w:hAnsi="Helvetica" w:cs="Helvetica"/>
          <w:sz w:val="20"/>
          <w:szCs w:val="20"/>
        </w:rPr>
        <w:t>March 24, 2023 - 12:56:26</w:t>
      </w:r>
    </w:p>
    <w:p w14:paraId="545842F9" w14:textId="77777777" w:rsidR="00657601" w:rsidRDefault="00657601" w:rsidP="00657601">
      <w:pPr>
        <w:ind w:left="332" w:firstLine="720"/>
        <w:rPr>
          <w:rFonts w:ascii="Courier New" w:eastAsia="Helvetica" w:hAnsi="Helvetica" w:cs="Helvetica"/>
          <w:sz w:val="20"/>
          <w:szCs w:val="20"/>
        </w:rPr>
      </w:pPr>
      <w:r w:rsidRPr="00657601">
        <w:rPr>
          <w:rFonts w:ascii="Courier New" w:eastAsia="Helvetica" w:hAnsi="Helvetica" w:cs="Helvetica"/>
          <w:sz w:val="20"/>
          <w:szCs w:val="20"/>
        </w:rPr>
        <w:t>Django version 4.1.5, using settings '</w:t>
      </w:r>
      <w:proofErr w:type="spellStart"/>
      <w:r w:rsidRPr="00657601">
        <w:rPr>
          <w:rFonts w:ascii="Courier New" w:eastAsia="Helvetica" w:hAnsi="Helvetica" w:cs="Helvetica"/>
          <w:sz w:val="20"/>
          <w:szCs w:val="20"/>
        </w:rPr>
        <w:t>src.settings</w:t>
      </w:r>
      <w:proofErr w:type="spellEnd"/>
      <w:r w:rsidRPr="00657601">
        <w:rPr>
          <w:rFonts w:ascii="Courier New" w:eastAsia="Helvetica" w:hAnsi="Helvetica" w:cs="Helvetica"/>
          <w:sz w:val="20"/>
          <w:szCs w:val="20"/>
        </w:rPr>
        <w:t>'</w:t>
      </w:r>
    </w:p>
    <w:p w14:paraId="78DA2516" w14:textId="3E1F9511" w:rsidR="00657601" w:rsidRDefault="00657601" w:rsidP="00657601">
      <w:pPr>
        <w:ind w:left="332" w:firstLine="720"/>
        <w:rPr>
          <w:rFonts w:ascii="Courier New" w:eastAsia="Helvetica" w:hAnsi="Helvetica" w:cs="Helvetica"/>
          <w:sz w:val="20"/>
          <w:szCs w:val="20"/>
        </w:rPr>
      </w:pPr>
      <w:r w:rsidRPr="00657601">
        <w:rPr>
          <w:rFonts w:ascii="Courier New" w:eastAsia="Helvetica" w:hAnsi="Helvetica" w:cs="Helvetica"/>
          <w:sz w:val="20"/>
          <w:szCs w:val="20"/>
        </w:rPr>
        <w:t xml:space="preserve">Starting development server at </w:t>
      </w:r>
      <w:hyperlink r:id="rId17" w:history="1">
        <w:r w:rsidRPr="008059D6">
          <w:rPr>
            <w:rStyle w:val="Hyperlink"/>
            <w:rFonts w:ascii="Courier New" w:eastAsia="Helvetica" w:hAnsi="Helvetica" w:cs="Helvetica"/>
            <w:sz w:val="20"/>
            <w:szCs w:val="20"/>
          </w:rPr>
          <w:t>http://127.0.0.1:8000/</w:t>
        </w:r>
      </w:hyperlink>
    </w:p>
    <w:p w14:paraId="7746E462" w14:textId="0D14FA7C" w:rsidR="00657601" w:rsidRPr="00657601" w:rsidRDefault="00657601" w:rsidP="00657601">
      <w:pPr>
        <w:ind w:left="332" w:firstLine="720"/>
        <w:rPr>
          <w:rFonts w:ascii="Courier New" w:eastAsia="Helvetica" w:hAnsi="Helvetica" w:cs="Helvetica"/>
          <w:sz w:val="20"/>
          <w:szCs w:val="20"/>
        </w:rPr>
      </w:pPr>
      <w:r w:rsidRPr="00657601">
        <w:rPr>
          <w:rFonts w:ascii="Courier New" w:eastAsia="Helvetica" w:hAnsi="Helvetica" w:cs="Helvetica"/>
          <w:sz w:val="20"/>
          <w:szCs w:val="20"/>
        </w:rPr>
        <w:t>Quit the server with CONTROL-C.</w:t>
      </w:r>
    </w:p>
    <w:p w14:paraId="03DB5C5B" w14:textId="77777777" w:rsidR="009B73EA" w:rsidRDefault="009B73EA" w:rsidP="009B73EA">
      <w:pPr>
        <w:pStyle w:val="code"/>
      </w:pPr>
    </w:p>
    <w:p w14:paraId="21B12D29" w14:textId="77777777" w:rsidR="00657601" w:rsidRDefault="00C64D35" w:rsidP="006C65BB">
      <w:pPr>
        <w:pStyle w:val="UserGuider"/>
        <w:rPr>
          <w:spacing w:val="-2"/>
        </w:rPr>
      </w:pPr>
      <w:r>
        <w:t xml:space="preserve">If it returns a port error, you can specify a different </w:t>
      </w:r>
      <w:r>
        <w:rPr>
          <w:spacing w:val="-2"/>
        </w:rPr>
        <w:t>port:</w:t>
      </w:r>
    </w:p>
    <w:p w14:paraId="4B9D244D" w14:textId="05762D36" w:rsidR="00C64D35" w:rsidRDefault="00C64D35" w:rsidP="00657601">
      <w:pPr>
        <w:pStyle w:val="code2"/>
      </w:pPr>
      <w:r>
        <w:t xml:space="preserve">$ python manage.py </w:t>
      </w:r>
      <w:proofErr w:type="spellStart"/>
      <w:r>
        <w:t>runserver</w:t>
      </w:r>
      <w:proofErr w:type="spellEnd"/>
      <w:r>
        <w:t xml:space="preserve"> </w:t>
      </w:r>
      <w:r>
        <w:rPr>
          <w:spacing w:val="-4"/>
        </w:rPr>
        <w:t>8080</w:t>
      </w:r>
    </w:p>
    <w:p w14:paraId="66868D8A" w14:textId="77777777" w:rsidR="00C64D35" w:rsidRDefault="00C64D35" w:rsidP="006C65BB">
      <w:pPr>
        <w:pStyle w:val="UserGuider"/>
      </w:pPr>
      <w:r>
        <w:t>Access</w:t>
      </w:r>
      <w:r>
        <w:rPr>
          <w:spacing w:val="40"/>
        </w:rPr>
        <w:t xml:space="preserve"> </w:t>
      </w:r>
      <w:r>
        <w:t>the</w:t>
      </w:r>
      <w:r>
        <w:rPr>
          <w:spacing w:val="40"/>
        </w:rPr>
        <w:t xml:space="preserve"> </w:t>
      </w:r>
      <w:r>
        <w:t>address</w:t>
      </w:r>
      <w:r>
        <w:rPr>
          <w:spacing w:val="40"/>
        </w:rPr>
        <w:t xml:space="preserve"> </w:t>
      </w:r>
      <w:r>
        <w:t>in</w:t>
      </w:r>
      <w:r>
        <w:rPr>
          <w:spacing w:val="40"/>
        </w:rPr>
        <w:t xml:space="preserve"> </w:t>
      </w:r>
      <w:r>
        <w:t>the</w:t>
      </w:r>
      <w:r>
        <w:rPr>
          <w:spacing w:val="40"/>
        </w:rPr>
        <w:t xml:space="preserve"> </w:t>
      </w:r>
      <w:r>
        <w:t>link</w:t>
      </w:r>
      <w:r>
        <w:rPr>
          <w:spacing w:val="40"/>
        </w:rPr>
        <w:t xml:space="preserve"> </w:t>
      </w:r>
      <w:r>
        <w:t>provided</w:t>
      </w:r>
      <w:r>
        <w:rPr>
          <w:spacing w:val="40"/>
        </w:rPr>
        <w:t xml:space="preserve"> </w:t>
      </w:r>
      <w:r>
        <w:t>in</w:t>
      </w:r>
      <w:r>
        <w:rPr>
          <w:spacing w:val="40"/>
        </w:rPr>
        <w:t xml:space="preserve"> </w:t>
      </w:r>
      <w:r>
        <w:t>Starting</w:t>
      </w:r>
      <w:r>
        <w:rPr>
          <w:spacing w:val="40"/>
        </w:rPr>
        <w:t xml:space="preserve"> </w:t>
      </w:r>
      <w:r>
        <w:t>development</w:t>
      </w:r>
      <w:r>
        <w:rPr>
          <w:spacing w:val="40"/>
        </w:rPr>
        <w:t xml:space="preserve"> </w:t>
      </w:r>
      <w:r>
        <w:t>server.</w:t>
      </w:r>
      <w:r>
        <w:rPr>
          <w:spacing w:val="40"/>
        </w:rPr>
        <w:t xml:space="preserve"> </w:t>
      </w:r>
      <w:r>
        <w:t>Significantly,</w:t>
      </w:r>
      <w:r>
        <w:rPr>
          <w:spacing w:val="40"/>
        </w:rPr>
        <w:t xml:space="preserve"> </w:t>
      </w:r>
      <w:r>
        <w:t>this</w:t>
      </w:r>
      <w:r>
        <w:rPr>
          <w:spacing w:val="40"/>
        </w:rPr>
        <w:t xml:space="preserve"> </w:t>
      </w:r>
      <w:r>
        <w:t>address</w:t>
      </w:r>
      <w:r>
        <w:rPr>
          <w:spacing w:val="40"/>
        </w:rPr>
        <w:t xml:space="preserve"> </w:t>
      </w:r>
      <w:r>
        <w:t>may</w:t>
      </w:r>
      <w:r>
        <w:rPr>
          <w:spacing w:val="40"/>
        </w:rPr>
        <w:t xml:space="preserve"> </w:t>
      </w:r>
      <w:r>
        <w:t>vary</w:t>
      </w:r>
      <w:r>
        <w:rPr>
          <w:spacing w:val="40"/>
        </w:rPr>
        <w:t xml:space="preserve"> </w:t>
      </w:r>
      <w:r>
        <w:t>depending on the initial settings performed during installation.</w:t>
      </w:r>
    </w:p>
    <w:p w14:paraId="52F0D2BB" w14:textId="77777777" w:rsidR="00C64D35" w:rsidRDefault="00C64D35" w:rsidP="006C65BB">
      <w:pPr>
        <w:pStyle w:val="UserGuider"/>
      </w:pPr>
      <w:r w:rsidRPr="00657601">
        <w:t>After user authentication</w:t>
      </w:r>
      <w:r>
        <w:t xml:space="preserve"> and on the initial administration screen, select an option </w:t>
      </w:r>
      <w:r>
        <w:rPr>
          <w:spacing w:val="-2"/>
        </w:rPr>
        <w:t>Users.</w:t>
      </w:r>
    </w:p>
    <w:p w14:paraId="16E31945" w14:textId="5629807D" w:rsidR="00C64D35" w:rsidRPr="00657601" w:rsidRDefault="00C64D35" w:rsidP="006C65BB">
      <w:pPr>
        <w:pStyle w:val="UserGuider"/>
      </w:pPr>
      <w:r>
        <w:t xml:space="preserve">On the User screen, we will have options to consult, modify, </w:t>
      </w:r>
      <w:proofErr w:type="gramStart"/>
      <w:r>
        <w:t>add</w:t>
      </w:r>
      <w:proofErr w:type="gramEnd"/>
      <w:r>
        <w:t xml:space="preserve"> and eliminate </w:t>
      </w:r>
      <w:r>
        <w:rPr>
          <w:spacing w:val="-2"/>
        </w:rPr>
        <w:t>Users.</w:t>
      </w:r>
    </w:p>
    <w:p w14:paraId="188B1334" w14:textId="77777777" w:rsidR="006C65BB" w:rsidRDefault="009B73EA" w:rsidP="006C65BB">
      <w:pPr>
        <w:pStyle w:val="BodyText"/>
        <w:keepNext/>
        <w:spacing w:before="112"/>
        <w:ind w:left="300"/>
        <w:jc w:val="center"/>
      </w:pPr>
      <w:r>
        <w:rPr>
          <w:noProof/>
        </w:rPr>
        <w:lastRenderedPageBreak/>
        <w:drawing>
          <wp:inline distT="0" distB="0" distL="0" distR="0" wp14:anchorId="15C7AEA9" wp14:editId="2884365A">
            <wp:extent cx="4762500" cy="1905000"/>
            <wp:effectExtent l="0" t="0" r="0" b="0"/>
            <wp:docPr id="26" name="Image 26"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62500" cy="1905000"/>
                    </a:xfrm>
                    <a:prstGeom prst="rect">
                      <a:avLst/>
                    </a:prstGeom>
                  </pic:spPr>
                </pic:pic>
              </a:graphicData>
            </a:graphic>
          </wp:inline>
        </w:drawing>
      </w:r>
    </w:p>
    <w:p w14:paraId="7758947F" w14:textId="4A57C0BE" w:rsidR="009B73EA" w:rsidRDefault="006C65BB" w:rsidP="006C65BB">
      <w:pPr>
        <w:pStyle w:val="Caption"/>
        <w:jc w:val="center"/>
      </w:pPr>
      <w:bookmarkStart w:id="11" w:name="_Toc139042900"/>
      <w:r>
        <w:t xml:space="preserve">Figure </w:t>
      </w:r>
      <w:r>
        <w:fldChar w:fldCharType="begin"/>
      </w:r>
      <w:r>
        <w:instrText xml:space="preserve"> SEQ Figure \* ARABIC </w:instrText>
      </w:r>
      <w:r>
        <w:fldChar w:fldCharType="separate"/>
      </w:r>
      <w:r w:rsidR="00280D40">
        <w:rPr>
          <w:noProof/>
        </w:rPr>
        <w:t>9</w:t>
      </w:r>
      <w:r>
        <w:fldChar w:fldCharType="end"/>
      </w:r>
      <w:r>
        <w:t>: Web User Admin</w:t>
      </w:r>
      <w:bookmarkEnd w:id="11"/>
    </w:p>
    <w:p w14:paraId="7D819EE6" w14:textId="77777777" w:rsidR="00657601" w:rsidRDefault="00657601" w:rsidP="006C65BB">
      <w:pPr>
        <w:pStyle w:val="UserGuider"/>
        <w:rPr>
          <w:spacing w:val="-2"/>
        </w:rPr>
      </w:pPr>
      <w:r>
        <w:t xml:space="preserve">On the first screen, we have a view of all available Users. To consult, click a desired </w:t>
      </w:r>
      <w:r>
        <w:rPr>
          <w:spacing w:val="-2"/>
        </w:rPr>
        <w:t>User.</w:t>
      </w:r>
    </w:p>
    <w:p w14:paraId="2E717A62" w14:textId="77777777" w:rsidR="006C65BB" w:rsidRDefault="00C64D35" w:rsidP="006C65BB">
      <w:pPr>
        <w:pStyle w:val="BodyText"/>
        <w:keepNext/>
        <w:ind w:left="772"/>
        <w:jc w:val="center"/>
      </w:pPr>
      <w:r>
        <w:rPr>
          <w:noProof/>
        </w:rPr>
        <w:drawing>
          <wp:inline distT="0" distB="0" distL="0" distR="0" wp14:anchorId="65F2CB4A" wp14:editId="2E6DCD9F">
            <wp:extent cx="5156200" cy="3206750"/>
            <wp:effectExtent l="0" t="0" r="0" b="6350"/>
            <wp:docPr id="27" name="Image 27"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screenshot of a computer&#10;&#10;Description automatically generated with medium confidence"/>
                    <pic:cNvPicPr/>
                  </pic:nvPicPr>
                  <pic:blipFill>
                    <a:blip r:embed="rId19" cstate="print"/>
                    <a:stretch>
                      <a:fillRect/>
                    </a:stretch>
                  </pic:blipFill>
                  <pic:spPr>
                    <a:xfrm>
                      <a:off x="0" y="0"/>
                      <a:ext cx="5163487" cy="3211282"/>
                    </a:xfrm>
                    <a:prstGeom prst="rect">
                      <a:avLst/>
                    </a:prstGeom>
                  </pic:spPr>
                </pic:pic>
              </a:graphicData>
            </a:graphic>
          </wp:inline>
        </w:drawing>
      </w:r>
    </w:p>
    <w:p w14:paraId="0143D43B" w14:textId="5F40D2EE" w:rsidR="00C64D35" w:rsidRDefault="006C65BB" w:rsidP="006C65BB">
      <w:pPr>
        <w:pStyle w:val="Caption"/>
        <w:jc w:val="center"/>
      </w:pPr>
      <w:bookmarkStart w:id="12" w:name="_Toc139042901"/>
      <w:r>
        <w:t xml:space="preserve">Figure </w:t>
      </w:r>
      <w:r>
        <w:fldChar w:fldCharType="begin"/>
      </w:r>
      <w:r>
        <w:instrText xml:space="preserve"> SEQ Figure \* ARABIC </w:instrText>
      </w:r>
      <w:r>
        <w:fldChar w:fldCharType="separate"/>
      </w:r>
      <w:r w:rsidR="00280D40">
        <w:rPr>
          <w:noProof/>
        </w:rPr>
        <w:t>10</w:t>
      </w:r>
      <w:r>
        <w:fldChar w:fldCharType="end"/>
      </w:r>
      <w:r>
        <w:t>: Web user interface</w:t>
      </w:r>
      <w:bookmarkEnd w:id="12"/>
    </w:p>
    <w:p w14:paraId="7EDEBBE8" w14:textId="70B9E147" w:rsidR="00C64D35" w:rsidRDefault="00C64D35" w:rsidP="006C65BB">
      <w:pPr>
        <w:pStyle w:val="UserGuider"/>
      </w:pPr>
      <w:r w:rsidRPr="00402C9E">
        <w:t>On</w:t>
      </w:r>
      <w:r w:rsidRPr="00402C9E">
        <w:rPr>
          <w:spacing w:val="-2"/>
        </w:rPr>
        <w:t xml:space="preserve"> </w:t>
      </w:r>
      <w:r w:rsidRPr="00402C9E">
        <w:t>the</w:t>
      </w:r>
      <w:r w:rsidRPr="00402C9E">
        <w:rPr>
          <w:spacing w:val="-2"/>
        </w:rPr>
        <w:t xml:space="preserve"> </w:t>
      </w:r>
      <w:r w:rsidRPr="00402C9E">
        <w:t>next</w:t>
      </w:r>
      <w:r w:rsidRPr="00402C9E">
        <w:rPr>
          <w:spacing w:val="-2"/>
        </w:rPr>
        <w:t xml:space="preserve"> </w:t>
      </w:r>
      <w:r w:rsidRPr="00402C9E">
        <w:t>screen,</w:t>
      </w:r>
      <w:r w:rsidRPr="00402C9E">
        <w:rPr>
          <w:spacing w:val="-2"/>
        </w:rPr>
        <w:t xml:space="preserve"> </w:t>
      </w:r>
      <w:r w:rsidRPr="00402C9E">
        <w:t>we</w:t>
      </w:r>
      <w:r w:rsidRPr="00402C9E">
        <w:rPr>
          <w:spacing w:val="-2"/>
        </w:rPr>
        <w:t xml:space="preserve"> </w:t>
      </w:r>
      <w:r w:rsidRPr="00402C9E">
        <w:t>have</w:t>
      </w:r>
      <w:r w:rsidRPr="00402C9E">
        <w:rPr>
          <w:spacing w:val="-2"/>
        </w:rPr>
        <w:t xml:space="preserve"> </w:t>
      </w:r>
      <w:r w:rsidRPr="00402C9E">
        <w:t>all</w:t>
      </w:r>
      <w:r w:rsidRPr="00402C9E">
        <w:rPr>
          <w:spacing w:val="-2"/>
        </w:rPr>
        <w:t xml:space="preserve"> </w:t>
      </w:r>
      <w:r w:rsidRPr="00402C9E">
        <w:t>the</w:t>
      </w:r>
      <w:r w:rsidRPr="00402C9E">
        <w:rPr>
          <w:spacing w:val="-2"/>
        </w:rPr>
        <w:t xml:space="preserve"> </w:t>
      </w:r>
      <w:r w:rsidRPr="00402C9E">
        <w:t>Users</w:t>
      </w:r>
      <w:r w:rsidRPr="00402C9E">
        <w:rPr>
          <w:spacing w:val="-2"/>
        </w:rPr>
        <w:t xml:space="preserve"> </w:t>
      </w:r>
      <w:r w:rsidRPr="00402C9E">
        <w:t>fields</w:t>
      </w:r>
      <w:r w:rsidRPr="00402C9E">
        <w:rPr>
          <w:spacing w:val="-2"/>
        </w:rPr>
        <w:t xml:space="preserve"> </w:t>
      </w:r>
      <w:r w:rsidRPr="00402C9E">
        <w:t>open</w:t>
      </w:r>
      <w:r w:rsidRPr="00402C9E">
        <w:rPr>
          <w:spacing w:val="-2"/>
        </w:rPr>
        <w:t xml:space="preserve"> </w:t>
      </w:r>
      <w:r w:rsidRPr="00402C9E">
        <w:t>for</w:t>
      </w:r>
      <w:r w:rsidRPr="00402C9E">
        <w:rPr>
          <w:spacing w:val="-2"/>
        </w:rPr>
        <w:t xml:space="preserve"> </w:t>
      </w:r>
      <w:r w:rsidRPr="00402C9E">
        <w:t>modifications.</w:t>
      </w:r>
      <w:r w:rsidRPr="00402C9E">
        <w:rPr>
          <w:spacing w:val="-2"/>
        </w:rPr>
        <w:t xml:space="preserve"> </w:t>
      </w:r>
      <w:r w:rsidRPr="00402C9E">
        <w:t>To</w:t>
      </w:r>
      <w:r w:rsidRPr="00402C9E">
        <w:rPr>
          <w:spacing w:val="-2"/>
        </w:rPr>
        <w:t xml:space="preserve"> </w:t>
      </w:r>
      <w:r w:rsidRPr="00402C9E">
        <w:t>modify,</w:t>
      </w:r>
      <w:r w:rsidRPr="00402C9E">
        <w:rPr>
          <w:spacing w:val="-2"/>
        </w:rPr>
        <w:t xml:space="preserve"> </w:t>
      </w:r>
      <w:r w:rsidRPr="00402C9E">
        <w:t>change</w:t>
      </w:r>
      <w:r w:rsidRPr="00402C9E">
        <w:rPr>
          <w:spacing w:val="-2"/>
        </w:rPr>
        <w:t xml:space="preserve"> </w:t>
      </w:r>
      <w:r w:rsidRPr="00402C9E">
        <w:t>the</w:t>
      </w:r>
      <w:r w:rsidRPr="00402C9E">
        <w:rPr>
          <w:spacing w:val="-2"/>
        </w:rPr>
        <w:t xml:space="preserve"> </w:t>
      </w:r>
      <w:r w:rsidRPr="00402C9E">
        <w:t>desired information and select one of the three button options</w:t>
      </w:r>
      <w:r>
        <w:t>:</w:t>
      </w:r>
    </w:p>
    <w:p w14:paraId="41DBACAA" w14:textId="77777777" w:rsidR="00C64D35" w:rsidRDefault="00C64D35" w:rsidP="006C65BB">
      <w:pPr>
        <w:pStyle w:val="UserGuider"/>
        <w:numPr>
          <w:ilvl w:val="0"/>
          <w:numId w:val="5"/>
        </w:numPr>
      </w:pPr>
      <w:r>
        <w:rPr>
          <w:rFonts w:ascii="Courier New" w:hAnsi="Courier New"/>
        </w:rPr>
        <w:t>Save</w:t>
      </w:r>
      <w:r>
        <w:rPr>
          <w:rFonts w:ascii="Courier New" w:hAnsi="Courier New"/>
          <w:spacing w:val="30"/>
        </w:rPr>
        <w:t xml:space="preserve"> </w:t>
      </w:r>
      <w:r>
        <w:rPr>
          <w:rFonts w:ascii="Courier New" w:hAnsi="Courier New"/>
        </w:rPr>
        <w:t>and</w:t>
      </w:r>
      <w:r>
        <w:rPr>
          <w:rFonts w:ascii="Courier New" w:hAnsi="Courier New"/>
          <w:spacing w:val="30"/>
        </w:rPr>
        <w:t xml:space="preserve"> </w:t>
      </w:r>
      <w:r>
        <w:rPr>
          <w:rFonts w:ascii="Courier New" w:hAnsi="Courier New"/>
        </w:rPr>
        <w:t>add</w:t>
      </w:r>
      <w:r>
        <w:rPr>
          <w:rFonts w:ascii="Courier New" w:hAnsi="Courier New"/>
          <w:spacing w:val="30"/>
        </w:rPr>
        <w:t xml:space="preserve"> </w:t>
      </w:r>
      <w:r>
        <w:rPr>
          <w:rFonts w:ascii="Courier New" w:hAnsi="Courier New"/>
        </w:rPr>
        <w:t>another</w:t>
      </w:r>
      <w:r>
        <w:t>:</w:t>
      </w:r>
      <w:r>
        <w:rPr>
          <w:spacing w:val="30"/>
        </w:rPr>
        <w:t xml:space="preserve"> </w:t>
      </w:r>
      <w:r>
        <w:t>Will</w:t>
      </w:r>
      <w:r>
        <w:rPr>
          <w:spacing w:val="30"/>
        </w:rPr>
        <w:t xml:space="preserve"> </w:t>
      </w:r>
      <w:r>
        <w:t>save</w:t>
      </w:r>
      <w:r>
        <w:rPr>
          <w:spacing w:val="30"/>
        </w:rPr>
        <w:t xml:space="preserve"> </w:t>
      </w:r>
      <w:r>
        <w:t>the</w:t>
      </w:r>
      <w:r>
        <w:rPr>
          <w:spacing w:val="30"/>
        </w:rPr>
        <w:t xml:space="preserve"> </w:t>
      </w:r>
      <w:r>
        <w:t>changes</w:t>
      </w:r>
      <w:r>
        <w:rPr>
          <w:spacing w:val="30"/>
        </w:rPr>
        <w:t xml:space="preserve"> </w:t>
      </w:r>
      <w:r>
        <w:t>and</w:t>
      </w:r>
      <w:r>
        <w:rPr>
          <w:spacing w:val="30"/>
        </w:rPr>
        <w:t xml:space="preserve"> </w:t>
      </w:r>
      <w:r>
        <w:t>open</w:t>
      </w:r>
      <w:r>
        <w:rPr>
          <w:spacing w:val="30"/>
        </w:rPr>
        <w:t xml:space="preserve"> </w:t>
      </w:r>
      <w:r>
        <w:t>a</w:t>
      </w:r>
      <w:r>
        <w:rPr>
          <w:spacing w:val="30"/>
        </w:rPr>
        <w:t xml:space="preserve"> </w:t>
      </w:r>
      <w:r>
        <w:t>blank</w:t>
      </w:r>
      <w:r>
        <w:rPr>
          <w:spacing w:val="30"/>
        </w:rPr>
        <w:t xml:space="preserve"> </w:t>
      </w:r>
      <w:r>
        <w:t>User</w:t>
      </w:r>
      <w:r>
        <w:rPr>
          <w:spacing w:val="30"/>
        </w:rPr>
        <w:t xml:space="preserve"> </w:t>
      </w:r>
      <w:r>
        <w:t>screen</w:t>
      </w:r>
      <w:r>
        <w:rPr>
          <w:spacing w:val="30"/>
        </w:rPr>
        <w:t xml:space="preserve"> </w:t>
      </w:r>
      <w:r>
        <w:t>to</w:t>
      </w:r>
      <w:r>
        <w:rPr>
          <w:spacing w:val="30"/>
        </w:rPr>
        <w:t xml:space="preserve"> </w:t>
      </w:r>
      <w:r>
        <w:t>add</w:t>
      </w:r>
      <w:r>
        <w:rPr>
          <w:spacing w:val="30"/>
        </w:rPr>
        <w:t xml:space="preserve"> </w:t>
      </w:r>
      <w:r>
        <w:t>a</w:t>
      </w:r>
      <w:r>
        <w:rPr>
          <w:spacing w:val="30"/>
        </w:rPr>
        <w:t xml:space="preserve"> </w:t>
      </w:r>
      <w:r>
        <w:t>new</w:t>
      </w:r>
      <w:r>
        <w:rPr>
          <w:spacing w:val="30"/>
        </w:rPr>
        <w:t xml:space="preserve"> </w:t>
      </w:r>
      <w:r>
        <w:t xml:space="preserve">User </w:t>
      </w:r>
      <w:r>
        <w:rPr>
          <w:spacing w:val="-2"/>
        </w:rPr>
        <w:t>record.</w:t>
      </w:r>
    </w:p>
    <w:p w14:paraId="237BD97D" w14:textId="77777777" w:rsidR="00C64D35" w:rsidRDefault="00C64D35" w:rsidP="006C65BB">
      <w:pPr>
        <w:pStyle w:val="UserGuider"/>
        <w:numPr>
          <w:ilvl w:val="0"/>
          <w:numId w:val="5"/>
        </w:numPr>
      </w:pPr>
      <w:r>
        <w:rPr>
          <w:rFonts w:ascii="Courier New" w:hAnsi="Courier New"/>
        </w:rPr>
        <w:t xml:space="preserve">Save and </w:t>
      </w:r>
      <w:proofErr w:type="gramStart"/>
      <w:r>
        <w:rPr>
          <w:rFonts w:ascii="Courier New" w:hAnsi="Courier New"/>
        </w:rPr>
        <w:t>Continue</w:t>
      </w:r>
      <w:proofErr w:type="gramEnd"/>
      <w:r>
        <w:rPr>
          <w:rFonts w:ascii="Courier New" w:hAnsi="Courier New"/>
        </w:rPr>
        <w:t xml:space="preserve"> editing</w:t>
      </w:r>
      <w:r>
        <w:t xml:space="preserve">: Will save the changes and continue on the User </w:t>
      </w:r>
      <w:r>
        <w:rPr>
          <w:spacing w:val="-2"/>
        </w:rPr>
        <w:t>screen.</w:t>
      </w:r>
    </w:p>
    <w:p w14:paraId="6153612E" w14:textId="77777777" w:rsidR="00C64D35" w:rsidRDefault="00C64D35" w:rsidP="006C65BB">
      <w:pPr>
        <w:pStyle w:val="UserGuider"/>
        <w:numPr>
          <w:ilvl w:val="0"/>
          <w:numId w:val="5"/>
        </w:numPr>
      </w:pPr>
      <w:r>
        <w:rPr>
          <w:rFonts w:ascii="Courier New" w:hAnsi="Courier New"/>
        </w:rPr>
        <w:t>Save</w:t>
      </w:r>
      <w:r>
        <w:t xml:space="preserve">: Will save the changes and return to the screen with the list of </w:t>
      </w:r>
      <w:r>
        <w:rPr>
          <w:spacing w:val="-2"/>
        </w:rPr>
        <w:t>User.</w:t>
      </w:r>
    </w:p>
    <w:p w14:paraId="56C41A92" w14:textId="77777777" w:rsidR="00C64D35" w:rsidRDefault="00C64D35" w:rsidP="006C65BB">
      <w:pPr>
        <w:pStyle w:val="UserGuider"/>
      </w:pPr>
      <w:r>
        <w:t>In</w:t>
      </w:r>
      <w:r>
        <w:rPr>
          <w:spacing w:val="15"/>
        </w:rPr>
        <w:t xml:space="preserve"> </w:t>
      </w:r>
      <w:r>
        <w:t>the</w:t>
      </w:r>
      <w:r>
        <w:rPr>
          <w:spacing w:val="15"/>
        </w:rPr>
        <w:t xml:space="preserve"> </w:t>
      </w:r>
      <w:r>
        <w:t>History</w:t>
      </w:r>
      <w:r>
        <w:rPr>
          <w:spacing w:val="15"/>
        </w:rPr>
        <w:t xml:space="preserve"> </w:t>
      </w:r>
      <w:r>
        <w:t>button,</w:t>
      </w:r>
      <w:r>
        <w:rPr>
          <w:spacing w:val="15"/>
        </w:rPr>
        <w:t xml:space="preserve"> </w:t>
      </w:r>
      <w:r>
        <w:t>we</w:t>
      </w:r>
      <w:r>
        <w:rPr>
          <w:spacing w:val="15"/>
        </w:rPr>
        <w:t xml:space="preserve"> </w:t>
      </w:r>
      <w:r>
        <w:t>can</w:t>
      </w:r>
      <w:r>
        <w:rPr>
          <w:spacing w:val="15"/>
        </w:rPr>
        <w:t xml:space="preserve"> </w:t>
      </w:r>
      <w:r>
        <w:t>consult</w:t>
      </w:r>
      <w:r>
        <w:rPr>
          <w:spacing w:val="15"/>
        </w:rPr>
        <w:t xml:space="preserve"> </w:t>
      </w:r>
      <w:r>
        <w:t>all</w:t>
      </w:r>
      <w:r>
        <w:rPr>
          <w:spacing w:val="15"/>
        </w:rPr>
        <w:t xml:space="preserve"> </w:t>
      </w:r>
      <w:r>
        <w:t>the</w:t>
      </w:r>
      <w:r>
        <w:rPr>
          <w:spacing w:val="15"/>
        </w:rPr>
        <w:t xml:space="preserve"> </w:t>
      </w:r>
      <w:r>
        <w:t>modifications</w:t>
      </w:r>
      <w:r>
        <w:rPr>
          <w:spacing w:val="15"/>
        </w:rPr>
        <w:t xml:space="preserve"> </w:t>
      </w:r>
      <w:r>
        <w:t>carried</w:t>
      </w:r>
      <w:r>
        <w:rPr>
          <w:spacing w:val="15"/>
        </w:rPr>
        <w:t xml:space="preserve"> </w:t>
      </w:r>
      <w:r>
        <w:t>out</w:t>
      </w:r>
      <w:r>
        <w:rPr>
          <w:spacing w:val="15"/>
        </w:rPr>
        <w:t xml:space="preserve"> </w:t>
      </w:r>
      <w:r>
        <w:t>in</w:t>
      </w:r>
      <w:r>
        <w:rPr>
          <w:spacing w:val="15"/>
        </w:rPr>
        <w:t xml:space="preserve"> </w:t>
      </w:r>
      <w:r>
        <w:t>the</w:t>
      </w:r>
      <w:r>
        <w:rPr>
          <w:spacing w:val="15"/>
        </w:rPr>
        <w:t xml:space="preserve"> </w:t>
      </w:r>
      <w:r>
        <w:t>User,</w:t>
      </w:r>
      <w:r>
        <w:rPr>
          <w:spacing w:val="15"/>
        </w:rPr>
        <w:t xml:space="preserve"> </w:t>
      </w:r>
      <w:r>
        <w:t>this</w:t>
      </w:r>
      <w:r>
        <w:rPr>
          <w:spacing w:val="15"/>
        </w:rPr>
        <w:t xml:space="preserve"> </w:t>
      </w:r>
      <w:r>
        <w:t>function</w:t>
      </w:r>
      <w:r>
        <w:rPr>
          <w:spacing w:val="15"/>
        </w:rPr>
        <w:t xml:space="preserve"> </w:t>
      </w:r>
      <w:r>
        <w:lastRenderedPageBreak/>
        <w:t>will</w:t>
      </w:r>
      <w:r>
        <w:rPr>
          <w:spacing w:val="15"/>
        </w:rPr>
        <w:t xml:space="preserve"> </w:t>
      </w:r>
      <w:r>
        <w:t>be</w:t>
      </w:r>
      <w:r>
        <w:rPr>
          <w:spacing w:val="15"/>
        </w:rPr>
        <w:t xml:space="preserve"> </w:t>
      </w:r>
      <w:r>
        <w:t>important</w:t>
      </w:r>
      <w:r>
        <w:rPr>
          <w:spacing w:val="15"/>
        </w:rPr>
        <w:t xml:space="preserve"> </w:t>
      </w:r>
      <w:r>
        <w:t>to track modifications and audit the process.</w:t>
      </w:r>
    </w:p>
    <w:p w14:paraId="284AE37E" w14:textId="77777777" w:rsidR="006C65BB" w:rsidRDefault="00C64D35" w:rsidP="006C65BB">
      <w:pPr>
        <w:pStyle w:val="BodyText"/>
        <w:keepNext/>
        <w:spacing w:before="4"/>
        <w:jc w:val="center"/>
      </w:pPr>
      <w:r>
        <w:rPr>
          <w:noProof/>
        </w:rPr>
        <w:drawing>
          <wp:inline distT="0" distB="0" distL="0" distR="0" wp14:anchorId="46AE5DD2" wp14:editId="60120684">
            <wp:extent cx="4950182" cy="1118235"/>
            <wp:effectExtent l="0" t="0" r="3175" b="0"/>
            <wp:docPr id="28" name="Image 28"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5927" cy="1119533"/>
                    </a:xfrm>
                    <a:prstGeom prst="rect">
                      <a:avLst/>
                    </a:prstGeom>
                  </pic:spPr>
                </pic:pic>
              </a:graphicData>
            </a:graphic>
          </wp:inline>
        </w:drawing>
      </w:r>
    </w:p>
    <w:p w14:paraId="3C3C2C5B" w14:textId="1F687B67" w:rsidR="00C64D35" w:rsidRDefault="006C65BB" w:rsidP="006C65BB">
      <w:pPr>
        <w:pStyle w:val="Caption"/>
        <w:jc w:val="center"/>
        <w:rPr>
          <w:sz w:val="7"/>
        </w:rPr>
      </w:pPr>
      <w:bookmarkStart w:id="13" w:name="_Toc139042902"/>
      <w:r>
        <w:t xml:space="preserve">Figure </w:t>
      </w:r>
      <w:r>
        <w:fldChar w:fldCharType="begin"/>
      </w:r>
      <w:r>
        <w:instrText xml:space="preserve"> SEQ Figure \* ARABIC </w:instrText>
      </w:r>
      <w:r>
        <w:fldChar w:fldCharType="separate"/>
      </w:r>
      <w:r w:rsidR="00280D40">
        <w:rPr>
          <w:noProof/>
        </w:rPr>
        <w:t>11</w:t>
      </w:r>
      <w:r>
        <w:fldChar w:fldCharType="end"/>
      </w:r>
      <w:r>
        <w:t>: Web change history admin</w:t>
      </w:r>
      <w:bookmarkEnd w:id="13"/>
    </w:p>
    <w:p w14:paraId="6B28014C" w14:textId="77777777" w:rsidR="00C64D35" w:rsidRDefault="00C64D35" w:rsidP="006C65BB">
      <w:pPr>
        <w:pStyle w:val="UserGuider"/>
      </w:pPr>
      <w:r>
        <w:t xml:space="preserve">The </w:t>
      </w:r>
      <w:r>
        <w:rPr>
          <w:rFonts w:ascii="Courier New"/>
        </w:rPr>
        <w:t>DELETE</w:t>
      </w:r>
      <w:r>
        <w:rPr>
          <w:rFonts w:ascii="Courier New"/>
          <w:spacing w:val="-65"/>
        </w:rPr>
        <w:t xml:space="preserve"> </w:t>
      </w:r>
      <w:r>
        <w:t xml:space="preserve">button will permanently delete the User </w:t>
      </w:r>
      <w:r>
        <w:rPr>
          <w:spacing w:val="-2"/>
        </w:rPr>
        <w:t>record.</w:t>
      </w:r>
    </w:p>
    <w:p w14:paraId="78C6B2B9" w14:textId="77777777" w:rsidR="00C64D35" w:rsidRDefault="00C64D35" w:rsidP="006C65BB">
      <w:pPr>
        <w:pStyle w:val="UserGuider"/>
      </w:pPr>
      <w:r>
        <w:t xml:space="preserve">Caution: when deleting a User, the system will also delete all records dependent on that </w:t>
      </w:r>
      <w:r>
        <w:rPr>
          <w:spacing w:val="-2"/>
        </w:rPr>
        <w:t>User.</w:t>
      </w:r>
    </w:p>
    <w:p w14:paraId="79C3559F" w14:textId="77777777" w:rsidR="00C64D35" w:rsidRDefault="00C64D35" w:rsidP="006C65BB">
      <w:pPr>
        <w:pStyle w:val="UserGuider"/>
      </w:pPr>
      <w:r>
        <w:t xml:space="preserve">Deletion can also be performed </w:t>
      </w:r>
      <w:proofErr w:type="spellStart"/>
      <w:r>
        <w:t>en</w:t>
      </w:r>
      <w:proofErr w:type="spellEnd"/>
      <w:r>
        <w:t xml:space="preserve"> bloc. On the Users List screen, select all the User you want to delete, choose the Delete Selected User </w:t>
      </w:r>
      <w:proofErr w:type="gramStart"/>
      <w:r>
        <w:t>action</w:t>
      </w:r>
      <w:proofErr w:type="gramEnd"/>
      <w:r>
        <w:t xml:space="preserve"> and click on the </w:t>
      </w:r>
      <w:r>
        <w:rPr>
          <w:rFonts w:ascii="Courier New"/>
        </w:rPr>
        <w:t>GO</w:t>
      </w:r>
      <w:r>
        <w:rPr>
          <w:rFonts w:ascii="Courier New"/>
          <w:spacing w:val="-48"/>
        </w:rPr>
        <w:t xml:space="preserve"> </w:t>
      </w:r>
      <w:r>
        <w:t>button.</w:t>
      </w:r>
    </w:p>
    <w:p w14:paraId="55B89CB0" w14:textId="77777777" w:rsidR="00C64D35" w:rsidRDefault="00C64D35" w:rsidP="006C65BB">
      <w:pPr>
        <w:pStyle w:val="UserGuider"/>
      </w:pPr>
      <w:r>
        <w:t>Be</w:t>
      </w:r>
      <w:r>
        <w:rPr>
          <w:spacing w:val="29"/>
        </w:rPr>
        <w:t xml:space="preserve"> </w:t>
      </w:r>
      <w:r>
        <w:t>careful,</w:t>
      </w:r>
      <w:r>
        <w:rPr>
          <w:spacing w:val="29"/>
        </w:rPr>
        <w:t xml:space="preserve"> </w:t>
      </w:r>
      <w:r>
        <w:t>this</w:t>
      </w:r>
      <w:r>
        <w:rPr>
          <w:spacing w:val="29"/>
        </w:rPr>
        <w:t xml:space="preserve"> </w:t>
      </w:r>
      <w:r>
        <w:t>elimination</w:t>
      </w:r>
      <w:r>
        <w:rPr>
          <w:spacing w:val="29"/>
        </w:rPr>
        <w:t xml:space="preserve"> </w:t>
      </w:r>
      <w:r>
        <w:t>operation</w:t>
      </w:r>
      <w:r>
        <w:rPr>
          <w:spacing w:val="29"/>
        </w:rPr>
        <w:t xml:space="preserve"> </w:t>
      </w:r>
      <w:r>
        <w:t>will</w:t>
      </w:r>
      <w:r>
        <w:rPr>
          <w:spacing w:val="29"/>
        </w:rPr>
        <w:t xml:space="preserve"> </w:t>
      </w:r>
      <w:r>
        <w:t>be</w:t>
      </w:r>
      <w:r>
        <w:rPr>
          <w:spacing w:val="29"/>
        </w:rPr>
        <w:t xml:space="preserve"> </w:t>
      </w:r>
      <w:r>
        <w:t>definitive</w:t>
      </w:r>
      <w:r>
        <w:rPr>
          <w:spacing w:val="29"/>
        </w:rPr>
        <w:t xml:space="preserve"> </w:t>
      </w:r>
      <w:r>
        <w:t>for</w:t>
      </w:r>
      <w:r>
        <w:rPr>
          <w:spacing w:val="29"/>
        </w:rPr>
        <w:t xml:space="preserve"> </w:t>
      </w:r>
      <w:r>
        <w:t>the</w:t>
      </w:r>
      <w:r>
        <w:rPr>
          <w:spacing w:val="29"/>
        </w:rPr>
        <w:t xml:space="preserve"> </w:t>
      </w:r>
      <w:r>
        <w:t>User</w:t>
      </w:r>
      <w:r>
        <w:rPr>
          <w:spacing w:val="29"/>
        </w:rPr>
        <w:t xml:space="preserve"> </w:t>
      </w:r>
      <w:r>
        <w:t>and</w:t>
      </w:r>
      <w:r>
        <w:rPr>
          <w:spacing w:val="29"/>
        </w:rPr>
        <w:t xml:space="preserve"> </w:t>
      </w:r>
      <w:r>
        <w:t>for</w:t>
      </w:r>
      <w:r>
        <w:rPr>
          <w:spacing w:val="29"/>
        </w:rPr>
        <w:t xml:space="preserve"> </w:t>
      </w:r>
      <w:r>
        <w:t>all</w:t>
      </w:r>
      <w:r>
        <w:rPr>
          <w:spacing w:val="29"/>
        </w:rPr>
        <w:t xml:space="preserve"> </w:t>
      </w:r>
      <w:r>
        <w:t>other</w:t>
      </w:r>
      <w:r>
        <w:rPr>
          <w:spacing w:val="29"/>
        </w:rPr>
        <w:t xml:space="preserve"> </w:t>
      </w:r>
      <w:r>
        <w:t>records</w:t>
      </w:r>
      <w:r>
        <w:rPr>
          <w:spacing w:val="29"/>
        </w:rPr>
        <w:t xml:space="preserve"> </w:t>
      </w:r>
      <w:r>
        <w:t>dependent</w:t>
      </w:r>
      <w:r>
        <w:rPr>
          <w:spacing w:val="29"/>
        </w:rPr>
        <w:t xml:space="preserve"> </w:t>
      </w:r>
      <w:r>
        <w:t>on</w:t>
      </w:r>
      <w:r>
        <w:rPr>
          <w:spacing w:val="29"/>
        </w:rPr>
        <w:t xml:space="preserve"> </w:t>
      </w:r>
      <w:r>
        <w:t>it,</w:t>
      </w:r>
      <w:r>
        <w:rPr>
          <w:spacing w:val="29"/>
        </w:rPr>
        <w:t xml:space="preserve"> </w:t>
      </w:r>
      <w:r>
        <w:t>as already explained.</w:t>
      </w:r>
    </w:p>
    <w:p w14:paraId="265FE361" w14:textId="77777777" w:rsidR="00C64D35" w:rsidRPr="00657601" w:rsidRDefault="00C64D35" w:rsidP="006C65BB">
      <w:pPr>
        <w:pStyle w:val="UserGuider"/>
      </w:pPr>
      <w:r w:rsidRPr="00657601">
        <w:t xml:space="preserve">For the User, we will have two filter </w:t>
      </w:r>
      <w:r w:rsidRPr="00657601">
        <w:rPr>
          <w:spacing w:val="-2"/>
        </w:rPr>
        <w:t>locations:</w:t>
      </w:r>
    </w:p>
    <w:p w14:paraId="47A2D91A" w14:textId="77777777" w:rsidR="00C64D35" w:rsidRDefault="00C64D35" w:rsidP="006C65BB">
      <w:pPr>
        <w:pStyle w:val="UserGuider"/>
        <w:numPr>
          <w:ilvl w:val="0"/>
          <w:numId w:val="7"/>
        </w:numPr>
      </w:pPr>
      <w:r>
        <w:t xml:space="preserve">First located at the top of the User List screen where we can search </w:t>
      </w:r>
      <w:r>
        <w:rPr>
          <w:spacing w:val="-2"/>
        </w:rPr>
        <w:t>broadly.</w:t>
      </w:r>
    </w:p>
    <w:p w14:paraId="4D6FA49E" w14:textId="77777777" w:rsidR="00C64D35" w:rsidRPr="00402C9E" w:rsidRDefault="00C64D35" w:rsidP="006C65BB">
      <w:pPr>
        <w:pStyle w:val="UserGuider"/>
        <w:numPr>
          <w:ilvl w:val="0"/>
          <w:numId w:val="7"/>
        </w:numPr>
      </w:pPr>
      <w:r>
        <w:t xml:space="preserve">Second on the right sidebar, being able to select by status and </w:t>
      </w:r>
      <w:r>
        <w:rPr>
          <w:spacing w:val="-2"/>
        </w:rPr>
        <w:t>actives.</w:t>
      </w:r>
    </w:p>
    <w:p w14:paraId="7A570B5A" w14:textId="77777777" w:rsidR="00C64D35" w:rsidRPr="00402C9E" w:rsidRDefault="00C64D35" w:rsidP="006C65BB">
      <w:pPr>
        <w:pStyle w:val="UserGuider"/>
      </w:pPr>
      <w:r>
        <w:t xml:space="preserve">To add new User, we will have three different </w:t>
      </w:r>
      <w:r>
        <w:rPr>
          <w:spacing w:val="-2"/>
        </w:rPr>
        <w:t>ways:</w:t>
      </w:r>
    </w:p>
    <w:p w14:paraId="785B753A" w14:textId="77777777" w:rsidR="00C64D35" w:rsidRDefault="00C64D35" w:rsidP="006C65BB">
      <w:pPr>
        <w:pStyle w:val="UserGuider"/>
        <w:numPr>
          <w:ilvl w:val="0"/>
          <w:numId w:val="6"/>
        </w:numPr>
      </w:pPr>
      <w:r>
        <w:t xml:space="preserve">by the </w:t>
      </w:r>
      <w:r>
        <w:rPr>
          <w:rFonts w:ascii="Courier New" w:hAnsi="Courier New"/>
        </w:rPr>
        <w:t>+ Add</w:t>
      </w:r>
      <w:r>
        <w:rPr>
          <w:rFonts w:ascii="Courier New" w:hAnsi="Courier New"/>
          <w:spacing w:val="-65"/>
        </w:rPr>
        <w:t xml:space="preserve"> </w:t>
      </w:r>
      <w:r>
        <w:t xml:space="preserve">button on the left </w:t>
      </w:r>
      <w:r>
        <w:rPr>
          <w:spacing w:val="-2"/>
        </w:rPr>
        <w:t>sidebar.</w:t>
      </w:r>
    </w:p>
    <w:p w14:paraId="67AD23E2" w14:textId="77777777" w:rsidR="00C64D35" w:rsidRDefault="00C64D35" w:rsidP="006C65BB">
      <w:pPr>
        <w:pStyle w:val="UserGuider"/>
        <w:numPr>
          <w:ilvl w:val="0"/>
          <w:numId w:val="6"/>
        </w:numPr>
      </w:pPr>
      <w:r>
        <w:t xml:space="preserve">Through the </w:t>
      </w:r>
      <w:r>
        <w:rPr>
          <w:rFonts w:ascii="Courier New" w:hAnsi="Courier New"/>
        </w:rPr>
        <w:t>ADD USER +</w:t>
      </w:r>
      <w:r>
        <w:rPr>
          <w:rFonts w:ascii="Courier New" w:hAnsi="Courier New"/>
          <w:spacing w:val="-65"/>
        </w:rPr>
        <w:t xml:space="preserve"> </w:t>
      </w:r>
      <w:r>
        <w:t xml:space="preserve">button in the right field of the Users </w:t>
      </w:r>
      <w:r>
        <w:rPr>
          <w:spacing w:val="-2"/>
        </w:rPr>
        <w:t>list.</w:t>
      </w:r>
    </w:p>
    <w:p w14:paraId="78469201" w14:textId="77777777" w:rsidR="00C64D35" w:rsidRDefault="00C64D35" w:rsidP="006C65BB">
      <w:pPr>
        <w:pStyle w:val="UserGuider"/>
        <w:numPr>
          <w:ilvl w:val="0"/>
          <w:numId w:val="6"/>
        </w:numPr>
      </w:pPr>
      <w:r>
        <w:t xml:space="preserve">Via the </w:t>
      </w:r>
      <w:r>
        <w:rPr>
          <w:rFonts w:ascii="Courier New" w:hAnsi="Courier New"/>
        </w:rPr>
        <w:t>Save and add another</w:t>
      </w:r>
      <w:r>
        <w:rPr>
          <w:rFonts w:ascii="Courier New" w:hAnsi="Courier New"/>
          <w:spacing w:val="-65"/>
        </w:rPr>
        <w:t xml:space="preserve"> </w:t>
      </w:r>
      <w:r>
        <w:t xml:space="preserve">button located within a </w:t>
      </w:r>
      <w:proofErr w:type="gramStart"/>
      <w:r>
        <w:t>User</w:t>
      </w:r>
      <w:proofErr w:type="gramEnd"/>
      <w:r>
        <w:t xml:space="preserve"> </w:t>
      </w:r>
      <w:r>
        <w:rPr>
          <w:spacing w:val="-2"/>
        </w:rPr>
        <w:t>record.</w:t>
      </w:r>
    </w:p>
    <w:p w14:paraId="7AB2EEF8" w14:textId="77777777" w:rsidR="006C65BB" w:rsidRDefault="00C64D35" w:rsidP="006C65BB">
      <w:pPr>
        <w:pStyle w:val="BodyText"/>
        <w:keepNext/>
        <w:spacing w:before="3"/>
        <w:jc w:val="center"/>
      </w:pPr>
      <w:r>
        <w:rPr>
          <w:noProof/>
        </w:rPr>
        <w:drawing>
          <wp:inline distT="0" distB="0" distL="0" distR="0" wp14:anchorId="2BB6895A" wp14:editId="55A3D444">
            <wp:extent cx="5537200" cy="1806575"/>
            <wp:effectExtent l="0" t="0" r="0" b="0"/>
            <wp:docPr id="29" name="Image 29"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8527" cy="1807008"/>
                    </a:xfrm>
                    <a:prstGeom prst="rect">
                      <a:avLst/>
                    </a:prstGeom>
                  </pic:spPr>
                </pic:pic>
              </a:graphicData>
            </a:graphic>
          </wp:inline>
        </w:drawing>
      </w:r>
    </w:p>
    <w:p w14:paraId="465C28B3" w14:textId="40725A45" w:rsidR="00C64D35" w:rsidRDefault="006C65BB" w:rsidP="006C65BB">
      <w:pPr>
        <w:pStyle w:val="Caption"/>
        <w:jc w:val="center"/>
        <w:rPr>
          <w:sz w:val="7"/>
        </w:rPr>
      </w:pPr>
      <w:bookmarkStart w:id="14" w:name="_Toc139042903"/>
      <w:r>
        <w:t xml:space="preserve">Figure </w:t>
      </w:r>
      <w:r>
        <w:fldChar w:fldCharType="begin"/>
      </w:r>
      <w:r>
        <w:instrText xml:space="preserve"> SEQ Figure \* ARABIC </w:instrText>
      </w:r>
      <w:r>
        <w:fldChar w:fldCharType="separate"/>
      </w:r>
      <w:r w:rsidR="00280D40">
        <w:rPr>
          <w:noProof/>
        </w:rPr>
        <w:t>12</w:t>
      </w:r>
      <w:r>
        <w:fldChar w:fldCharType="end"/>
      </w:r>
      <w:r>
        <w:t>: Web new user</w:t>
      </w:r>
      <w:bookmarkEnd w:id="14"/>
    </w:p>
    <w:p w14:paraId="7A650CF1" w14:textId="77777777" w:rsidR="00C64D35" w:rsidRDefault="00C64D35" w:rsidP="006C65BB">
      <w:pPr>
        <w:pStyle w:val="UserGuider"/>
      </w:pPr>
      <w:r>
        <w:t>After</w:t>
      </w:r>
      <w:r>
        <w:rPr>
          <w:spacing w:val="-2"/>
        </w:rPr>
        <w:t xml:space="preserve"> </w:t>
      </w:r>
      <w:r>
        <w:t>entering</w:t>
      </w:r>
      <w:r>
        <w:rPr>
          <w:spacing w:val="-2"/>
        </w:rPr>
        <w:t xml:space="preserve"> </w:t>
      </w:r>
      <w:r>
        <w:t>the</w:t>
      </w:r>
      <w:r>
        <w:rPr>
          <w:spacing w:val="-2"/>
        </w:rPr>
        <w:t xml:space="preserve"> </w:t>
      </w:r>
      <w:r>
        <w:t>username,</w:t>
      </w:r>
      <w:r>
        <w:rPr>
          <w:spacing w:val="-2"/>
        </w:rPr>
        <w:t xml:space="preserve"> </w:t>
      </w:r>
      <w:r>
        <w:t>and</w:t>
      </w:r>
      <w:r>
        <w:rPr>
          <w:spacing w:val="-2"/>
        </w:rPr>
        <w:t xml:space="preserve"> </w:t>
      </w:r>
      <w:r>
        <w:t>password</w:t>
      </w:r>
      <w:r>
        <w:rPr>
          <w:spacing w:val="-2"/>
        </w:rPr>
        <w:t xml:space="preserve"> </w:t>
      </w:r>
      <w:r>
        <w:t>and</w:t>
      </w:r>
      <w:r>
        <w:rPr>
          <w:spacing w:val="-2"/>
        </w:rPr>
        <w:t xml:space="preserve"> </w:t>
      </w:r>
      <w:r>
        <w:t>saving,</w:t>
      </w:r>
      <w:r>
        <w:rPr>
          <w:spacing w:val="-2"/>
        </w:rPr>
        <w:t xml:space="preserve"> </w:t>
      </w:r>
      <w:r>
        <w:t>the</w:t>
      </w:r>
      <w:r>
        <w:rPr>
          <w:spacing w:val="-2"/>
        </w:rPr>
        <w:t xml:space="preserve"> </w:t>
      </w:r>
      <w:r>
        <w:t>system</w:t>
      </w:r>
      <w:r>
        <w:rPr>
          <w:spacing w:val="-2"/>
        </w:rPr>
        <w:t xml:space="preserve"> </w:t>
      </w:r>
      <w:r>
        <w:t>will</w:t>
      </w:r>
      <w:r>
        <w:rPr>
          <w:spacing w:val="-2"/>
        </w:rPr>
        <w:t xml:space="preserve"> </w:t>
      </w:r>
      <w:r>
        <w:t>be</w:t>
      </w:r>
      <w:r>
        <w:rPr>
          <w:spacing w:val="-2"/>
        </w:rPr>
        <w:t xml:space="preserve"> </w:t>
      </w:r>
      <w:r>
        <w:t>directed</w:t>
      </w:r>
      <w:r>
        <w:rPr>
          <w:spacing w:val="-2"/>
        </w:rPr>
        <w:t xml:space="preserve"> </w:t>
      </w:r>
      <w:r>
        <w:t>to</w:t>
      </w:r>
      <w:r>
        <w:rPr>
          <w:spacing w:val="-2"/>
        </w:rPr>
        <w:t xml:space="preserve"> </w:t>
      </w:r>
      <w:r>
        <w:t>the</w:t>
      </w:r>
      <w:r>
        <w:rPr>
          <w:spacing w:val="-2"/>
        </w:rPr>
        <w:t xml:space="preserve"> </w:t>
      </w:r>
      <w:r>
        <w:t>user</w:t>
      </w:r>
      <w:r>
        <w:rPr>
          <w:spacing w:val="-2"/>
        </w:rPr>
        <w:t xml:space="preserve"> </w:t>
      </w:r>
      <w:r>
        <w:t>details</w:t>
      </w:r>
      <w:r>
        <w:rPr>
          <w:spacing w:val="-2"/>
        </w:rPr>
        <w:t xml:space="preserve"> </w:t>
      </w:r>
      <w:r>
        <w:t>page. Inform the personal data of the first name, last name, and email address.</w:t>
      </w:r>
    </w:p>
    <w:p w14:paraId="1891C17B" w14:textId="77777777" w:rsidR="006C65BB" w:rsidRDefault="00C64D35" w:rsidP="006C65BB">
      <w:pPr>
        <w:pStyle w:val="BodyText"/>
        <w:keepNext/>
        <w:jc w:val="center"/>
      </w:pPr>
      <w:r>
        <w:rPr>
          <w:noProof/>
        </w:rPr>
        <w:lastRenderedPageBreak/>
        <w:drawing>
          <wp:inline distT="0" distB="0" distL="0" distR="0" wp14:anchorId="24A319D9" wp14:editId="7D66A2CC">
            <wp:extent cx="4984750" cy="1771650"/>
            <wp:effectExtent l="0" t="0" r="6350" b="6350"/>
            <wp:docPr id="30" name="Image 30"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 screenshot of a computer&#10;&#10;Description automatically generated with medium confidence"/>
                    <pic:cNvPicPr/>
                  </pic:nvPicPr>
                  <pic:blipFill>
                    <a:blip r:embed="rId22" cstate="print"/>
                    <a:stretch>
                      <a:fillRect/>
                    </a:stretch>
                  </pic:blipFill>
                  <pic:spPr>
                    <a:xfrm>
                      <a:off x="0" y="0"/>
                      <a:ext cx="4984750" cy="1771650"/>
                    </a:xfrm>
                    <a:prstGeom prst="rect">
                      <a:avLst/>
                    </a:prstGeom>
                  </pic:spPr>
                </pic:pic>
              </a:graphicData>
            </a:graphic>
          </wp:inline>
        </w:drawing>
      </w:r>
    </w:p>
    <w:p w14:paraId="11AE64ED" w14:textId="45D814DC" w:rsidR="00C64D35" w:rsidRDefault="006C65BB" w:rsidP="006C65BB">
      <w:pPr>
        <w:pStyle w:val="Caption"/>
        <w:jc w:val="center"/>
      </w:pPr>
      <w:bookmarkStart w:id="15" w:name="_Toc139042904"/>
      <w:r>
        <w:t xml:space="preserve">Figure </w:t>
      </w:r>
      <w:r>
        <w:fldChar w:fldCharType="begin"/>
      </w:r>
      <w:r>
        <w:instrText xml:space="preserve"> SEQ Figure \* ARABIC </w:instrText>
      </w:r>
      <w:r>
        <w:fldChar w:fldCharType="separate"/>
      </w:r>
      <w:r w:rsidR="00280D40">
        <w:rPr>
          <w:noProof/>
        </w:rPr>
        <w:t>13</w:t>
      </w:r>
      <w:r>
        <w:fldChar w:fldCharType="end"/>
      </w:r>
      <w:r>
        <w:t>: Web save new user</w:t>
      </w:r>
      <w:bookmarkEnd w:id="15"/>
    </w:p>
    <w:p w14:paraId="6A6296CF" w14:textId="77777777" w:rsidR="00C64D35" w:rsidRPr="00402C9E" w:rsidRDefault="00C64D35" w:rsidP="006C65BB">
      <w:pPr>
        <w:pStyle w:val="UserGuider"/>
      </w:pPr>
      <w:r>
        <w:t xml:space="preserve">Under permissions, </w:t>
      </w:r>
      <w:r>
        <w:rPr>
          <w:spacing w:val="-2"/>
        </w:rPr>
        <w:t>check:</w:t>
      </w:r>
    </w:p>
    <w:p w14:paraId="634084AC" w14:textId="77777777" w:rsidR="00C64D35" w:rsidRDefault="00C64D35" w:rsidP="006C65BB">
      <w:pPr>
        <w:pStyle w:val="UserGuider"/>
        <w:numPr>
          <w:ilvl w:val="0"/>
          <w:numId w:val="8"/>
        </w:numPr>
      </w:pPr>
      <w:r>
        <w:t xml:space="preserve">Active Box to allow user </w:t>
      </w:r>
      <w:r>
        <w:rPr>
          <w:spacing w:val="-2"/>
        </w:rPr>
        <w:t>activities.</w:t>
      </w:r>
    </w:p>
    <w:p w14:paraId="3D2EB5E4" w14:textId="77777777" w:rsidR="00C64D35" w:rsidRDefault="00C64D35" w:rsidP="006C65BB">
      <w:pPr>
        <w:pStyle w:val="UserGuider"/>
        <w:numPr>
          <w:ilvl w:val="0"/>
          <w:numId w:val="8"/>
        </w:numPr>
      </w:pPr>
      <w:r>
        <w:t xml:space="preserve">Staff to allow the user to access the administration </w:t>
      </w:r>
      <w:r>
        <w:rPr>
          <w:spacing w:val="-4"/>
        </w:rPr>
        <w:t>page</w:t>
      </w:r>
    </w:p>
    <w:p w14:paraId="4404CBE3" w14:textId="77777777" w:rsidR="00C64D35" w:rsidRDefault="00C64D35" w:rsidP="006C65BB">
      <w:pPr>
        <w:pStyle w:val="UserGuider"/>
        <w:numPr>
          <w:ilvl w:val="0"/>
          <w:numId w:val="8"/>
        </w:numPr>
      </w:pPr>
      <w:r>
        <w:t>Superuser to give access to all data and system registration. If this option is not checked, it will be necessary</w:t>
      </w:r>
      <w:r>
        <w:rPr>
          <w:spacing w:val="-1"/>
        </w:rPr>
        <w:t xml:space="preserve"> </w:t>
      </w:r>
      <w:r>
        <w:t>to</w:t>
      </w:r>
      <w:r>
        <w:rPr>
          <w:spacing w:val="-1"/>
        </w:rPr>
        <w:t xml:space="preserve"> </w:t>
      </w:r>
      <w:r>
        <w:t>manually</w:t>
      </w:r>
      <w:r>
        <w:rPr>
          <w:spacing w:val="-1"/>
        </w:rPr>
        <w:t xml:space="preserve"> </w:t>
      </w:r>
      <w:r>
        <w:t>add</w:t>
      </w:r>
      <w:r>
        <w:rPr>
          <w:spacing w:val="-1"/>
        </w:rPr>
        <w:t xml:space="preserve"> </w:t>
      </w:r>
      <w:r>
        <w:t>which</w:t>
      </w:r>
      <w:r>
        <w:rPr>
          <w:spacing w:val="-1"/>
        </w:rPr>
        <w:t xml:space="preserve"> </w:t>
      </w:r>
      <w:r>
        <w:t>records</w:t>
      </w:r>
      <w:r>
        <w:rPr>
          <w:spacing w:val="-1"/>
        </w:rPr>
        <w:t xml:space="preserve"> </w:t>
      </w:r>
      <w:r>
        <w:t>and</w:t>
      </w:r>
      <w:r>
        <w:rPr>
          <w:spacing w:val="-1"/>
        </w:rPr>
        <w:t xml:space="preserve"> </w:t>
      </w:r>
      <w:r>
        <w:t>functions</w:t>
      </w:r>
      <w:r>
        <w:rPr>
          <w:spacing w:val="-1"/>
        </w:rPr>
        <w:t xml:space="preserve"> </w:t>
      </w:r>
      <w:r>
        <w:t>the</w:t>
      </w:r>
      <w:r>
        <w:rPr>
          <w:spacing w:val="-1"/>
        </w:rPr>
        <w:t xml:space="preserve"> </w:t>
      </w:r>
      <w:r>
        <w:t>user</w:t>
      </w:r>
      <w:r>
        <w:rPr>
          <w:spacing w:val="-1"/>
        </w:rPr>
        <w:t xml:space="preserve"> </w:t>
      </w:r>
      <w:r>
        <w:t>will</w:t>
      </w:r>
      <w:r>
        <w:rPr>
          <w:spacing w:val="-1"/>
        </w:rPr>
        <w:t xml:space="preserve"> </w:t>
      </w:r>
      <w:r>
        <w:t>have</w:t>
      </w:r>
      <w:r>
        <w:rPr>
          <w:spacing w:val="-1"/>
        </w:rPr>
        <w:t xml:space="preserve"> </w:t>
      </w:r>
      <w:r>
        <w:t>access</w:t>
      </w:r>
      <w:r>
        <w:rPr>
          <w:spacing w:val="-1"/>
        </w:rPr>
        <w:t xml:space="preserve"> </w:t>
      </w:r>
      <w:r>
        <w:t>to</w:t>
      </w:r>
      <w:r>
        <w:rPr>
          <w:spacing w:val="-1"/>
        </w:rPr>
        <w:t xml:space="preserve"> </w:t>
      </w:r>
      <w:r>
        <w:t>or</w:t>
      </w:r>
      <w:r>
        <w:rPr>
          <w:spacing w:val="-1"/>
        </w:rPr>
        <w:t xml:space="preserve"> </w:t>
      </w:r>
      <w:r>
        <w:t>add</w:t>
      </w:r>
      <w:r>
        <w:rPr>
          <w:spacing w:val="-1"/>
        </w:rPr>
        <w:t xml:space="preserve"> </w:t>
      </w:r>
      <w:r>
        <w:t>a</w:t>
      </w:r>
      <w:r>
        <w:rPr>
          <w:spacing w:val="-1"/>
        </w:rPr>
        <w:t xml:space="preserve"> </w:t>
      </w:r>
      <w:r>
        <w:t>group</w:t>
      </w:r>
      <w:r>
        <w:rPr>
          <w:spacing w:val="-1"/>
        </w:rPr>
        <w:t xml:space="preserve"> </w:t>
      </w:r>
      <w:r>
        <w:t>so</w:t>
      </w:r>
      <w:r>
        <w:rPr>
          <w:spacing w:val="-1"/>
        </w:rPr>
        <w:t xml:space="preserve"> </w:t>
      </w:r>
      <w:r>
        <w:t>that the user can access the system.</w:t>
      </w:r>
    </w:p>
    <w:p w14:paraId="3C4460D8" w14:textId="77777777" w:rsidR="006C65BB" w:rsidRDefault="00C64D35" w:rsidP="006C65BB">
      <w:pPr>
        <w:pStyle w:val="BodyText"/>
        <w:keepNext/>
        <w:jc w:val="center"/>
      </w:pPr>
      <w:r>
        <w:rPr>
          <w:noProof/>
        </w:rPr>
        <w:lastRenderedPageBreak/>
        <w:drawing>
          <wp:inline distT="0" distB="0" distL="0" distR="0" wp14:anchorId="057C1FD3" wp14:editId="05DD8998">
            <wp:extent cx="5524500" cy="4845050"/>
            <wp:effectExtent l="0" t="0" r="0" b="6350"/>
            <wp:docPr id="31" name="Image 31"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A screenshot of a computer&#10;&#10;Description automatically generated with medium confidence"/>
                    <pic:cNvPicPr/>
                  </pic:nvPicPr>
                  <pic:blipFill>
                    <a:blip r:embed="rId23" cstate="print"/>
                    <a:stretch>
                      <a:fillRect/>
                    </a:stretch>
                  </pic:blipFill>
                  <pic:spPr>
                    <a:xfrm>
                      <a:off x="0" y="0"/>
                      <a:ext cx="5537333" cy="4856305"/>
                    </a:xfrm>
                    <a:prstGeom prst="rect">
                      <a:avLst/>
                    </a:prstGeom>
                  </pic:spPr>
                </pic:pic>
              </a:graphicData>
            </a:graphic>
          </wp:inline>
        </w:drawing>
      </w:r>
    </w:p>
    <w:p w14:paraId="6661B0C4" w14:textId="5E911BF2" w:rsidR="00C64D35" w:rsidRDefault="006C65BB" w:rsidP="006C65BB">
      <w:pPr>
        <w:pStyle w:val="Caption"/>
        <w:jc w:val="center"/>
      </w:pPr>
      <w:bookmarkStart w:id="16" w:name="_Toc139042905"/>
      <w:r>
        <w:t xml:space="preserve">Figure </w:t>
      </w:r>
      <w:r>
        <w:fldChar w:fldCharType="begin"/>
      </w:r>
      <w:r>
        <w:instrText xml:space="preserve"> SEQ Figure \* ARABIC </w:instrText>
      </w:r>
      <w:r>
        <w:fldChar w:fldCharType="separate"/>
      </w:r>
      <w:r w:rsidR="00280D40">
        <w:rPr>
          <w:noProof/>
        </w:rPr>
        <w:t>14</w:t>
      </w:r>
      <w:r>
        <w:fldChar w:fldCharType="end"/>
      </w:r>
      <w:r>
        <w:t xml:space="preserve">: Web add </w:t>
      </w:r>
      <w:proofErr w:type="spellStart"/>
      <w:r>
        <w:t>permisions</w:t>
      </w:r>
      <w:proofErr w:type="spellEnd"/>
      <w:r>
        <w:t xml:space="preserve"> to user</w:t>
      </w:r>
      <w:bookmarkEnd w:id="16"/>
    </w:p>
    <w:p w14:paraId="75E93A0C" w14:textId="77777777" w:rsidR="00C64D35" w:rsidRDefault="00C64D35" w:rsidP="006C65BB">
      <w:pPr>
        <w:pStyle w:val="UserGuider"/>
      </w:pPr>
      <w:r>
        <w:t>In</w:t>
      </w:r>
      <w:r>
        <w:rPr>
          <w:spacing w:val="27"/>
        </w:rPr>
        <w:t xml:space="preserve"> </w:t>
      </w:r>
      <w:r>
        <w:t>groups,</w:t>
      </w:r>
      <w:r>
        <w:rPr>
          <w:spacing w:val="27"/>
        </w:rPr>
        <w:t xml:space="preserve"> </w:t>
      </w:r>
      <w:r>
        <w:t>inform</w:t>
      </w:r>
      <w:r>
        <w:rPr>
          <w:spacing w:val="27"/>
        </w:rPr>
        <w:t xml:space="preserve"> </w:t>
      </w:r>
      <w:r>
        <w:t>which</w:t>
      </w:r>
      <w:r>
        <w:rPr>
          <w:spacing w:val="27"/>
        </w:rPr>
        <w:t xml:space="preserve"> </w:t>
      </w:r>
      <w:r>
        <w:t>groups</w:t>
      </w:r>
      <w:r>
        <w:rPr>
          <w:spacing w:val="27"/>
        </w:rPr>
        <w:t xml:space="preserve"> </w:t>
      </w:r>
      <w:r>
        <w:t>the</w:t>
      </w:r>
      <w:r>
        <w:rPr>
          <w:spacing w:val="27"/>
        </w:rPr>
        <w:t xml:space="preserve"> </w:t>
      </w:r>
      <w:r>
        <w:t>user</w:t>
      </w:r>
      <w:r>
        <w:rPr>
          <w:spacing w:val="27"/>
        </w:rPr>
        <w:t xml:space="preserve"> </w:t>
      </w:r>
      <w:r>
        <w:t>will</w:t>
      </w:r>
      <w:r>
        <w:rPr>
          <w:spacing w:val="27"/>
        </w:rPr>
        <w:t xml:space="preserve"> </w:t>
      </w:r>
      <w:r>
        <w:t>inherit</w:t>
      </w:r>
      <w:r>
        <w:rPr>
          <w:spacing w:val="27"/>
        </w:rPr>
        <w:t xml:space="preserve"> </w:t>
      </w:r>
      <w:r>
        <w:t>the</w:t>
      </w:r>
      <w:r>
        <w:rPr>
          <w:spacing w:val="27"/>
        </w:rPr>
        <w:t xml:space="preserve"> </w:t>
      </w:r>
      <w:r>
        <w:t>accesses</w:t>
      </w:r>
      <w:r>
        <w:rPr>
          <w:spacing w:val="27"/>
        </w:rPr>
        <w:t xml:space="preserve"> </w:t>
      </w:r>
      <w:r>
        <w:t>to.</w:t>
      </w:r>
      <w:r>
        <w:rPr>
          <w:spacing w:val="27"/>
        </w:rPr>
        <w:t xml:space="preserve"> </w:t>
      </w:r>
      <w:r>
        <w:t>For</w:t>
      </w:r>
      <w:r>
        <w:rPr>
          <w:spacing w:val="27"/>
        </w:rPr>
        <w:t xml:space="preserve"> </w:t>
      </w:r>
      <w:r>
        <w:t>Super</w:t>
      </w:r>
      <w:r>
        <w:rPr>
          <w:spacing w:val="27"/>
        </w:rPr>
        <w:t xml:space="preserve"> </w:t>
      </w:r>
      <w:r>
        <w:t>User,</w:t>
      </w:r>
      <w:r>
        <w:rPr>
          <w:spacing w:val="27"/>
        </w:rPr>
        <w:t xml:space="preserve"> </w:t>
      </w:r>
      <w:r>
        <w:t>it</w:t>
      </w:r>
      <w:r>
        <w:rPr>
          <w:spacing w:val="27"/>
        </w:rPr>
        <w:t xml:space="preserve"> </w:t>
      </w:r>
      <w:r>
        <w:t>will</w:t>
      </w:r>
      <w:r>
        <w:rPr>
          <w:spacing w:val="27"/>
        </w:rPr>
        <w:t xml:space="preserve"> </w:t>
      </w:r>
      <w:r>
        <w:t>not</w:t>
      </w:r>
      <w:r>
        <w:rPr>
          <w:spacing w:val="27"/>
        </w:rPr>
        <w:t xml:space="preserve"> </w:t>
      </w:r>
      <w:r>
        <w:t>be</w:t>
      </w:r>
      <w:r>
        <w:rPr>
          <w:spacing w:val="27"/>
        </w:rPr>
        <w:t xml:space="preserve"> </w:t>
      </w:r>
      <w:r>
        <w:t>necessary</w:t>
      </w:r>
      <w:r>
        <w:rPr>
          <w:spacing w:val="27"/>
        </w:rPr>
        <w:t xml:space="preserve"> </w:t>
      </w:r>
      <w:r>
        <w:t>to advertise any groups as they are given full access.</w:t>
      </w:r>
    </w:p>
    <w:p w14:paraId="0F64DE31" w14:textId="77777777" w:rsidR="00C64D35" w:rsidRDefault="00C64D35" w:rsidP="006C65BB">
      <w:pPr>
        <w:pStyle w:val="UserGuider"/>
      </w:pPr>
      <w:r>
        <w:t>If</w:t>
      </w:r>
      <w:r>
        <w:rPr>
          <w:spacing w:val="58"/>
        </w:rPr>
        <w:t xml:space="preserve"> </w:t>
      </w:r>
      <w:r>
        <w:t>you</w:t>
      </w:r>
      <w:r>
        <w:rPr>
          <w:spacing w:val="58"/>
        </w:rPr>
        <w:t xml:space="preserve"> </w:t>
      </w:r>
      <w:r>
        <w:t>want</w:t>
      </w:r>
      <w:r>
        <w:rPr>
          <w:spacing w:val="58"/>
        </w:rPr>
        <w:t xml:space="preserve"> </w:t>
      </w:r>
      <w:r>
        <w:t>to</w:t>
      </w:r>
      <w:r>
        <w:rPr>
          <w:spacing w:val="58"/>
        </w:rPr>
        <w:t xml:space="preserve"> </w:t>
      </w:r>
      <w:r>
        <w:t>customize</w:t>
      </w:r>
      <w:r>
        <w:rPr>
          <w:spacing w:val="58"/>
        </w:rPr>
        <w:t xml:space="preserve"> </w:t>
      </w:r>
      <w:r>
        <w:t>the</w:t>
      </w:r>
      <w:r>
        <w:rPr>
          <w:spacing w:val="58"/>
        </w:rPr>
        <w:t xml:space="preserve"> </w:t>
      </w:r>
      <w:r>
        <w:t>user</w:t>
      </w:r>
      <w:r>
        <w:rPr>
          <w:spacing w:val="58"/>
        </w:rPr>
        <w:t xml:space="preserve"> </w:t>
      </w:r>
      <w:r>
        <w:t>or</w:t>
      </w:r>
      <w:r>
        <w:rPr>
          <w:spacing w:val="58"/>
        </w:rPr>
        <w:t xml:space="preserve"> </w:t>
      </w:r>
      <w:r>
        <w:t>add</w:t>
      </w:r>
      <w:r>
        <w:rPr>
          <w:spacing w:val="58"/>
        </w:rPr>
        <w:t xml:space="preserve"> </w:t>
      </w:r>
      <w:r>
        <w:t>more</w:t>
      </w:r>
      <w:r>
        <w:rPr>
          <w:spacing w:val="58"/>
        </w:rPr>
        <w:t xml:space="preserve"> </w:t>
      </w:r>
      <w:r>
        <w:t>system</w:t>
      </w:r>
      <w:r>
        <w:rPr>
          <w:spacing w:val="58"/>
        </w:rPr>
        <w:t xml:space="preserve"> </w:t>
      </w:r>
      <w:r>
        <w:t>functionality</w:t>
      </w:r>
      <w:r>
        <w:rPr>
          <w:spacing w:val="58"/>
        </w:rPr>
        <w:t xml:space="preserve"> </w:t>
      </w:r>
      <w:r>
        <w:t>and</w:t>
      </w:r>
      <w:r>
        <w:rPr>
          <w:spacing w:val="58"/>
        </w:rPr>
        <w:t xml:space="preserve"> </w:t>
      </w:r>
      <w:r>
        <w:t>access</w:t>
      </w:r>
      <w:r>
        <w:rPr>
          <w:spacing w:val="58"/>
        </w:rPr>
        <w:t xml:space="preserve"> </w:t>
      </w:r>
      <w:r>
        <w:t>options,</w:t>
      </w:r>
      <w:r>
        <w:rPr>
          <w:spacing w:val="58"/>
        </w:rPr>
        <w:t xml:space="preserve"> </w:t>
      </w:r>
      <w:r>
        <w:t>access</w:t>
      </w:r>
      <w:r>
        <w:rPr>
          <w:spacing w:val="58"/>
        </w:rPr>
        <w:t xml:space="preserve"> </w:t>
      </w:r>
      <w:r>
        <w:t>the</w:t>
      </w:r>
      <w:r>
        <w:rPr>
          <w:spacing w:val="58"/>
        </w:rPr>
        <w:t xml:space="preserve"> </w:t>
      </w:r>
      <w:r>
        <w:t>user’s permissions type.</w:t>
      </w:r>
    </w:p>
    <w:p w14:paraId="2BACACC8" w14:textId="77777777" w:rsidR="00C64D35" w:rsidRDefault="00C64D35" w:rsidP="006C65BB">
      <w:pPr>
        <w:pStyle w:val="UserGuider"/>
      </w:pPr>
      <w:r>
        <w:t xml:space="preserve">In user date, we will have how much was the last access and the date when the user was </w:t>
      </w:r>
      <w:r>
        <w:rPr>
          <w:spacing w:val="-2"/>
        </w:rPr>
        <w:t>created.</w:t>
      </w:r>
    </w:p>
    <w:p w14:paraId="73505B8D" w14:textId="77777777" w:rsidR="006C65BB" w:rsidRDefault="00C64D35" w:rsidP="006C65BB">
      <w:pPr>
        <w:pStyle w:val="BodyText"/>
        <w:keepNext/>
        <w:spacing w:before="117" w:line="360" w:lineRule="auto"/>
        <w:ind w:left="300"/>
        <w:jc w:val="center"/>
      </w:pPr>
      <w:r>
        <w:rPr>
          <w:noProof/>
        </w:rPr>
        <w:lastRenderedPageBreak/>
        <w:drawing>
          <wp:inline distT="0" distB="0" distL="0" distR="0" wp14:anchorId="1EF43894" wp14:editId="101B7524">
            <wp:extent cx="5374239" cy="1423670"/>
            <wp:effectExtent l="0" t="0" r="0" b="0"/>
            <wp:docPr id="32" name="Image 32" descr="A screenshot of a computer&#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A screenshot of a computer&#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9361" cy="1425027"/>
                    </a:xfrm>
                    <a:prstGeom prst="rect">
                      <a:avLst/>
                    </a:prstGeom>
                  </pic:spPr>
                </pic:pic>
              </a:graphicData>
            </a:graphic>
          </wp:inline>
        </w:drawing>
      </w:r>
    </w:p>
    <w:p w14:paraId="576208FD" w14:textId="19F7A73E" w:rsidR="007F076F" w:rsidRDefault="006C65BB" w:rsidP="006C65BB">
      <w:pPr>
        <w:pStyle w:val="Caption"/>
        <w:jc w:val="center"/>
      </w:pPr>
      <w:bookmarkStart w:id="17" w:name="_Toc139042906"/>
      <w:r>
        <w:t xml:space="preserve">Figure </w:t>
      </w:r>
      <w:r>
        <w:fldChar w:fldCharType="begin"/>
      </w:r>
      <w:r>
        <w:instrText xml:space="preserve"> SEQ Figure \* ARABIC </w:instrText>
      </w:r>
      <w:r>
        <w:fldChar w:fldCharType="separate"/>
      </w:r>
      <w:r w:rsidR="00280D40">
        <w:rPr>
          <w:noProof/>
        </w:rPr>
        <w:t>15</w:t>
      </w:r>
      <w:r>
        <w:fldChar w:fldCharType="end"/>
      </w:r>
      <w:r>
        <w:t>: Web user log</w:t>
      </w:r>
      <w:bookmarkEnd w:id="17"/>
    </w:p>
    <w:p w14:paraId="6C83EB93" w14:textId="5B29384F" w:rsidR="007F076F" w:rsidRDefault="007F076F" w:rsidP="006C65BB">
      <w:pPr>
        <w:pStyle w:val="UserGuider"/>
      </w:pPr>
      <w:r>
        <w:t xml:space="preserve">After performing the new parameterizations, save the new </w:t>
      </w:r>
      <w:r>
        <w:rPr>
          <w:spacing w:val="-4"/>
        </w:rPr>
        <w:t>user</w:t>
      </w:r>
    </w:p>
    <w:p w14:paraId="4E86D6BE" w14:textId="77777777" w:rsidR="007F076F" w:rsidRDefault="007F076F" w:rsidP="007F076F"/>
    <w:p w14:paraId="25E91343" w14:textId="01FE930D" w:rsidR="007F076F" w:rsidRDefault="007F076F" w:rsidP="007F076F">
      <w:pPr>
        <w:rPr>
          <w:b/>
          <w:bCs/>
        </w:rPr>
      </w:pPr>
      <w:r>
        <w:rPr>
          <w:b/>
          <w:bCs/>
        </w:rPr>
        <w:t>Group</w:t>
      </w:r>
    </w:p>
    <w:p w14:paraId="21087F29" w14:textId="77777777" w:rsidR="007F076F" w:rsidRDefault="007F076F" w:rsidP="006C65BB">
      <w:pPr>
        <w:pStyle w:val="UserGuider"/>
      </w:pPr>
      <w:r>
        <w:t>The</w:t>
      </w:r>
      <w:r>
        <w:rPr>
          <w:spacing w:val="19"/>
        </w:rPr>
        <w:t xml:space="preserve"> </w:t>
      </w:r>
      <w:r>
        <w:t>groups</w:t>
      </w:r>
      <w:r>
        <w:rPr>
          <w:spacing w:val="19"/>
        </w:rPr>
        <w:t xml:space="preserve"> </w:t>
      </w:r>
      <w:r>
        <w:t>help</w:t>
      </w:r>
      <w:r>
        <w:rPr>
          <w:spacing w:val="19"/>
        </w:rPr>
        <w:t xml:space="preserve"> </w:t>
      </w:r>
      <w:r>
        <w:t>maintain</w:t>
      </w:r>
      <w:r>
        <w:rPr>
          <w:spacing w:val="19"/>
        </w:rPr>
        <w:t xml:space="preserve"> </w:t>
      </w:r>
      <w:r>
        <w:t>access;</w:t>
      </w:r>
      <w:r>
        <w:rPr>
          <w:spacing w:val="19"/>
        </w:rPr>
        <w:t xml:space="preserve"> </w:t>
      </w:r>
      <w:r>
        <w:t>we</w:t>
      </w:r>
      <w:r>
        <w:rPr>
          <w:spacing w:val="19"/>
        </w:rPr>
        <w:t xml:space="preserve"> </w:t>
      </w:r>
      <w:r>
        <w:t>can</w:t>
      </w:r>
      <w:r>
        <w:rPr>
          <w:spacing w:val="19"/>
        </w:rPr>
        <w:t xml:space="preserve"> </w:t>
      </w:r>
      <w:r>
        <w:t>create</w:t>
      </w:r>
      <w:r>
        <w:rPr>
          <w:spacing w:val="19"/>
        </w:rPr>
        <w:t xml:space="preserve"> </w:t>
      </w:r>
      <w:r>
        <w:t>groups</w:t>
      </w:r>
      <w:r>
        <w:rPr>
          <w:spacing w:val="19"/>
        </w:rPr>
        <w:t xml:space="preserve"> </w:t>
      </w:r>
      <w:r>
        <w:t>for</w:t>
      </w:r>
      <w:r>
        <w:rPr>
          <w:spacing w:val="19"/>
        </w:rPr>
        <w:t xml:space="preserve"> </w:t>
      </w:r>
      <w:r>
        <w:t>different</w:t>
      </w:r>
      <w:r>
        <w:rPr>
          <w:spacing w:val="19"/>
        </w:rPr>
        <w:t xml:space="preserve"> </w:t>
      </w:r>
      <w:r>
        <w:t>functions</w:t>
      </w:r>
      <w:r>
        <w:rPr>
          <w:spacing w:val="19"/>
        </w:rPr>
        <w:t xml:space="preserve"> </w:t>
      </w:r>
      <w:r>
        <w:t>and</w:t>
      </w:r>
      <w:r>
        <w:rPr>
          <w:spacing w:val="19"/>
        </w:rPr>
        <w:t xml:space="preserve"> </w:t>
      </w:r>
      <w:r>
        <w:t>assign</w:t>
      </w:r>
      <w:r>
        <w:rPr>
          <w:spacing w:val="19"/>
        </w:rPr>
        <w:t xml:space="preserve"> </w:t>
      </w:r>
      <w:r>
        <w:t>them</w:t>
      </w:r>
      <w:r>
        <w:rPr>
          <w:spacing w:val="19"/>
        </w:rPr>
        <w:t xml:space="preserve"> </w:t>
      </w:r>
      <w:r>
        <w:t>to</w:t>
      </w:r>
      <w:r>
        <w:rPr>
          <w:spacing w:val="19"/>
        </w:rPr>
        <w:t xml:space="preserve"> </w:t>
      </w:r>
      <w:r>
        <w:t>the</w:t>
      </w:r>
      <w:r>
        <w:rPr>
          <w:spacing w:val="19"/>
        </w:rPr>
        <w:t xml:space="preserve"> </w:t>
      </w:r>
      <w:r>
        <w:t>users</w:t>
      </w:r>
      <w:r>
        <w:rPr>
          <w:spacing w:val="19"/>
        </w:rPr>
        <w:t xml:space="preserve"> </w:t>
      </w:r>
      <w:r>
        <w:t>who perform them, thus avoiding giving users undue access.</w:t>
      </w:r>
    </w:p>
    <w:p w14:paraId="2D582B7E" w14:textId="77777777" w:rsidR="007F076F" w:rsidRDefault="007F076F" w:rsidP="006C65BB">
      <w:pPr>
        <w:pStyle w:val="UserGuider"/>
        <w:rPr>
          <w:spacing w:val="-2"/>
        </w:rPr>
      </w:pPr>
      <w:r>
        <w:t xml:space="preserve">On the Groups screen, we will have options to consult, modify, </w:t>
      </w:r>
      <w:proofErr w:type="gramStart"/>
      <w:r>
        <w:t>add</w:t>
      </w:r>
      <w:proofErr w:type="gramEnd"/>
      <w:r>
        <w:t xml:space="preserve"> and eliminate </w:t>
      </w:r>
      <w:r>
        <w:rPr>
          <w:spacing w:val="-2"/>
        </w:rPr>
        <w:t>Groups.</w:t>
      </w:r>
    </w:p>
    <w:p w14:paraId="761FDC29" w14:textId="77777777" w:rsidR="006C65BB" w:rsidRDefault="007F076F" w:rsidP="006C65BB">
      <w:pPr>
        <w:pStyle w:val="BodyText"/>
        <w:keepNext/>
        <w:spacing w:before="8"/>
        <w:jc w:val="center"/>
      </w:pPr>
      <w:r>
        <w:rPr>
          <w:noProof/>
        </w:rPr>
        <w:drawing>
          <wp:inline distT="0" distB="0" distL="0" distR="0" wp14:anchorId="7EC90BE3" wp14:editId="7EEDA689">
            <wp:extent cx="5826760" cy="1850924"/>
            <wp:effectExtent l="0" t="0" r="2540" b="3810"/>
            <wp:docPr id="35" name="Image 35"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47319" cy="1857455"/>
                    </a:xfrm>
                    <a:prstGeom prst="rect">
                      <a:avLst/>
                    </a:prstGeom>
                  </pic:spPr>
                </pic:pic>
              </a:graphicData>
            </a:graphic>
          </wp:inline>
        </w:drawing>
      </w:r>
    </w:p>
    <w:p w14:paraId="72F2E45E" w14:textId="670FA436" w:rsidR="007F076F" w:rsidRDefault="006C65BB" w:rsidP="006C65BB">
      <w:pPr>
        <w:pStyle w:val="Caption"/>
        <w:jc w:val="center"/>
        <w:rPr>
          <w:sz w:val="7"/>
        </w:rPr>
      </w:pPr>
      <w:bookmarkStart w:id="18" w:name="_Toc139042907"/>
      <w:r>
        <w:t xml:space="preserve">Figure </w:t>
      </w:r>
      <w:r>
        <w:fldChar w:fldCharType="begin"/>
      </w:r>
      <w:r>
        <w:instrText xml:space="preserve"> SEQ Figure \* ARABIC </w:instrText>
      </w:r>
      <w:r>
        <w:fldChar w:fldCharType="separate"/>
      </w:r>
      <w:r w:rsidR="00280D40">
        <w:rPr>
          <w:noProof/>
        </w:rPr>
        <w:t>16</w:t>
      </w:r>
      <w:r>
        <w:fldChar w:fldCharType="end"/>
      </w:r>
      <w:r>
        <w:t>: Web group</w:t>
      </w:r>
      <w:bookmarkEnd w:id="18"/>
    </w:p>
    <w:p w14:paraId="6B2FDFC9" w14:textId="77777777" w:rsidR="007F076F" w:rsidRDefault="007F076F" w:rsidP="007F076F">
      <w:pPr>
        <w:pStyle w:val="BodyText"/>
        <w:spacing w:before="115"/>
        <w:ind w:left="300"/>
      </w:pPr>
    </w:p>
    <w:p w14:paraId="20454372" w14:textId="7E1ACA48" w:rsidR="007F076F" w:rsidRPr="007F076F" w:rsidRDefault="007F076F" w:rsidP="007F076F">
      <w:pPr>
        <w:pStyle w:val="BodyText"/>
        <w:spacing w:before="115"/>
        <w:ind w:left="300"/>
      </w:pPr>
      <w:r>
        <w:t xml:space="preserve">On the first screen, we have a view of all available Groups. To consult, click a desired </w:t>
      </w:r>
      <w:r>
        <w:rPr>
          <w:spacing w:val="-2"/>
        </w:rPr>
        <w:t>Group.</w:t>
      </w:r>
    </w:p>
    <w:p w14:paraId="1DFC6FE1" w14:textId="77777777" w:rsidR="006C65BB" w:rsidRDefault="007F076F" w:rsidP="006C65BB">
      <w:pPr>
        <w:pStyle w:val="BodyText"/>
        <w:keepNext/>
        <w:jc w:val="center"/>
      </w:pPr>
      <w:r>
        <w:rPr>
          <w:noProof/>
        </w:rPr>
        <w:lastRenderedPageBreak/>
        <w:drawing>
          <wp:inline distT="0" distB="0" distL="0" distR="0" wp14:anchorId="230531DE" wp14:editId="1956E26D">
            <wp:extent cx="5826539" cy="2616517"/>
            <wp:effectExtent l="0" t="0" r="0" b="0"/>
            <wp:docPr id="36" name="Image 36"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screenshot of a computer&#10;&#10;Description automatically generated with medium confidence"/>
                    <pic:cNvPicPr/>
                  </pic:nvPicPr>
                  <pic:blipFill>
                    <a:blip r:embed="rId26" cstate="print"/>
                    <a:stretch>
                      <a:fillRect/>
                    </a:stretch>
                  </pic:blipFill>
                  <pic:spPr>
                    <a:xfrm>
                      <a:off x="0" y="0"/>
                      <a:ext cx="5826539" cy="2616517"/>
                    </a:xfrm>
                    <a:prstGeom prst="rect">
                      <a:avLst/>
                    </a:prstGeom>
                  </pic:spPr>
                </pic:pic>
              </a:graphicData>
            </a:graphic>
          </wp:inline>
        </w:drawing>
      </w:r>
    </w:p>
    <w:p w14:paraId="1C392776" w14:textId="68C8A1CC" w:rsidR="007F076F" w:rsidRDefault="006C65BB" w:rsidP="006C65BB">
      <w:pPr>
        <w:pStyle w:val="Caption"/>
        <w:jc w:val="center"/>
      </w:pPr>
      <w:bookmarkStart w:id="19" w:name="_Toc139042908"/>
      <w:r>
        <w:t xml:space="preserve">Figure </w:t>
      </w:r>
      <w:r>
        <w:fldChar w:fldCharType="begin"/>
      </w:r>
      <w:r>
        <w:instrText xml:space="preserve"> SEQ Figure \* ARABIC </w:instrText>
      </w:r>
      <w:r>
        <w:fldChar w:fldCharType="separate"/>
      </w:r>
      <w:r w:rsidR="00280D40">
        <w:rPr>
          <w:noProof/>
        </w:rPr>
        <w:t>17</w:t>
      </w:r>
      <w:r>
        <w:fldChar w:fldCharType="end"/>
      </w:r>
      <w:r>
        <w:t>: Web setup user group</w:t>
      </w:r>
      <w:bookmarkEnd w:id="19"/>
    </w:p>
    <w:p w14:paraId="6C1DB1D8" w14:textId="0B981387" w:rsidR="007F076F" w:rsidRPr="007F076F" w:rsidRDefault="007F076F" w:rsidP="006C65BB">
      <w:pPr>
        <w:pStyle w:val="UserGuider"/>
      </w:pPr>
      <w:r w:rsidRPr="007F076F">
        <w:t>O</w:t>
      </w:r>
      <w:r w:rsidRPr="007F076F">
        <w:t>n the next screen, we have all the Group fields open for modifications. To modify, change the desired information and select one of the three button options:</w:t>
      </w:r>
    </w:p>
    <w:p w14:paraId="4A3C9F88" w14:textId="77777777" w:rsidR="007F076F" w:rsidRPr="007F076F" w:rsidRDefault="007F076F" w:rsidP="006C65BB">
      <w:pPr>
        <w:pStyle w:val="UserGuider"/>
        <w:numPr>
          <w:ilvl w:val="0"/>
          <w:numId w:val="11"/>
        </w:numPr>
      </w:pPr>
      <w:r w:rsidRPr="007F076F">
        <w:t>Save and add another: Will save the changes and open a blank User screen to add a new Group record.</w:t>
      </w:r>
    </w:p>
    <w:p w14:paraId="12C10C2F" w14:textId="77777777" w:rsidR="007F076F" w:rsidRPr="007F076F" w:rsidRDefault="007F076F" w:rsidP="006C65BB">
      <w:pPr>
        <w:pStyle w:val="UserGuider"/>
        <w:numPr>
          <w:ilvl w:val="0"/>
          <w:numId w:val="11"/>
        </w:numPr>
      </w:pPr>
      <w:r w:rsidRPr="007F076F">
        <w:t xml:space="preserve">Save and </w:t>
      </w:r>
      <w:proofErr w:type="gramStart"/>
      <w:r w:rsidRPr="007F076F">
        <w:t>Continue</w:t>
      </w:r>
      <w:proofErr w:type="gramEnd"/>
      <w:r w:rsidRPr="007F076F">
        <w:t xml:space="preserve"> editing: Will save the changes and continue on the Group screen.</w:t>
      </w:r>
    </w:p>
    <w:p w14:paraId="12FD3082" w14:textId="77777777" w:rsidR="007F076F" w:rsidRPr="007F076F" w:rsidRDefault="007F076F" w:rsidP="006C65BB">
      <w:pPr>
        <w:pStyle w:val="UserGuider"/>
        <w:numPr>
          <w:ilvl w:val="0"/>
          <w:numId w:val="11"/>
        </w:numPr>
      </w:pPr>
      <w:r w:rsidRPr="007F076F">
        <w:t>Save: Will save the changes and return to the screen with the list of Groups.</w:t>
      </w:r>
    </w:p>
    <w:p w14:paraId="61F2B08B" w14:textId="77777777" w:rsidR="007F076F" w:rsidRPr="007F076F" w:rsidRDefault="007F076F" w:rsidP="006C65BB">
      <w:pPr>
        <w:pStyle w:val="UserGuider"/>
      </w:pPr>
      <w:r w:rsidRPr="007F076F">
        <w:t>In the History button, we can consult all the modifications carried out in the Group, this function will be important to track modifications and audit the process.</w:t>
      </w:r>
    </w:p>
    <w:p w14:paraId="19298367" w14:textId="77777777" w:rsidR="006C65BB" w:rsidRDefault="007F076F" w:rsidP="006C65BB">
      <w:pPr>
        <w:pStyle w:val="BodyText"/>
        <w:keepNext/>
        <w:spacing w:before="10"/>
        <w:jc w:val="center"/>
      </w:pPr>
      <w:r>
        <w:rPr>
          <w:noProof/>
        </w:rPr>
        <w:drawing>
          <wp:inline distT="0" distB="0" distL="0" distR="0" wp14:anchorId="353932BC" wp14:editId="447F846A">
            <wp:extent cx="4811839" cy="842390"/>
            <wp:effectExtent l="0" t="0" r="1905" b="0"/>
            <wp:docPr id="37" name="Image 37" descr="A picture containing text, receipt, screenshot, fon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A picture containing text, receipt, screenshot, fon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11839" cy="842390"/>
                    </a:xfrm>
                    <a:prstGeom prst="rect">
                      <a:avLst/>
                    </a:prstGeom>
                  </pic:spPr>
                </pic:pic>
              </a:graphicData>
            </a:graphic>
          </wp:inline>
        </w:drawing>
      </w:r>
    </w:p>
    <w:p w14:paraId="366BB3C4" w14:textId="4A1623B4" w:rsidR="007F076F" w:rsidRDefault="006C65BB" w:rsidP="006C65BB">
      <w:pPr>
        <w:pStyle w:val="Caption"/>
        <w:jc w:val="center"/>
        <w:rPr>
          <w:sz w:val="15"/>
        </w:rPr>
      </w:pPr>
      <w:bookmarkStart w:id="20" w:name="_Toc139042909"/>
      <w:r>
        <w:t xml:space="preserve">Figure </w:t>
      </w:r>
      <w:r>
        <w:fldChar w:fldCharType="begin"/>
      </w:r>
      <w:r>
        <w:instrText xml:space="preserve"> SEQ Figure \* ARABIC </w:instrText>
      </w:r>
      <w:r>
        <w:fldChar w:fldCharType="separate"/>
      </w:r>
      <w:r w:rsidR="00280D40">
        <w:rPr>
          <w:noProof/>
        </w:rPr>
        <w:t>18</w:t>
      </w:r>
      <w:r>
        <w:fldChar w:fldCharType="end"/>
      </w:r>
      <w:r>
        <w:t>: Web user group history</w:t>
      </w:r>
      <w:bookmarkEnd w:id="20"/>
    </w:p>
    <w:p w14:paraId="321E1D46" w14:textId="77777777" w:rsidR="007F076F" w:rsidRDefault="007F076F" w:rsidP="006C65BB">
      <w:pPr>
        <w:pStyle w:val="UserGuider"/>
      </w:pPr>
      <w:r>
        <w:t xml:space="preserve">The </w:t>
      </w:r>
      <w:r>
        <w:rPr>
          <w:rFonts w:ascii="Courier New"/>
        </w:rPr>
        <w:t>DELETE</w:t>
      </w:r>
      <w:r>
        <w:rPr>
          <w:rFonts w:ascii="Courier New"/>
          <w:spacing w:val="-65"/>
        </w:rPr>
        <w:t xml:space="preserve"> </w:t>
      </w:r>
      <w:r>
        <w:t xml:space="preserve">button will permanently delete the Group </w:t>
      </w:r>
      <w:r>
        <w:rPr>
          <w:spacing w:val="-2"/>
        </w:rPr>
        <w:t>record.</w:t>
      </w:r>
    </w:p>
    <w:p w14:paraId="4855C871" w14:textId="77777777" w:rsidR="007F076F" w:rsidRDefault="007F076F" w:rsidP="006C65BB">
      <w:pPr>
        <w:pStyle w:val="UserGuider"/>
      </w:pPr>
      <w:r>
        <w:t xml:space="preserve">Caution: when deleting a Group, the system will also delete all records dependent on that </w:t>
      </w:r>
      <w:r>
        <w:rPr>
          <w:spacing w:val="-2"/>
        </w:rPr>
        <w:t>Group.</w:t>
      </w:r>
    </w:p>
    <w:p w14:paraId="1DF771DE" w14:textId="77777777" w:rsidR="007F076F" w:rsidRDefault="007F076F" w:rsidP="006C65BB">
      <w:pPr>
        <w:pStyle w:val="UserGuider"/>
      </w:pPr>
      <w:r>
        <w:t>Deletion</w:t>
      </w:r>
      <w:r>
        <w:rPr>
          <w:spacing w:val="-2"/>
        </w:rPr>
        <w:t xml:space="preserve"> </w:t>
      </w:r>
      <w:r>
        <w:t>can</w:t>
      </w:r>
      <w:r>
        <w:rPr>
          <w:spacing w:val="-2"/>
        </w:rPr>
        <w:t xml:space="preserve"> </w:t>
      </w:r>
      <w:r>
        <w:t>also</w:t>
      </w:r>
      <w:r>
        <w:rPr>
          <w:spacing w:val="-2"/>
        </w:rPr>
        <w:t xml:space="preserve"> </w:t>
      </w:r>
      <w:r>
        <w:t>be</w:t>
      </w:r>
      <w:r>
        <w:rPr>
          <w:spacing w:val="-2"/>
        </w:rPr>
        <w:t xml:space="preserve"> </w:t>
      </w:r>
      <w:r>
        <w:t>performed</w:t>
      </w:r>
      <w:r>
        <w:rPr>
          <w:spacing w:val="-2"/>
        </w:rPr>
        <w:t xml:space="preserve"> </w:t>
      </w:r>
      <w:proofErr w:type="spellStart"/>
      <w:r>
        <w:t>en</w:t>
      </w:r>
      <w:proofErr w:type="spellEnd"/>
      <w:r>
        <w:rPr>
          <w:spacing w:val="-2"/>
        </w:rPr>
        <w:t xml:space="preserve"> </w:t>
      </w:r>
      <w:r>
        <w:t>bloc.</w:t>
      </w:r>
      <w:r>
        <w:rPr>
          <w:spacing w:val="-2"/>
        </w:rPr>
        <w:t xml:space="preserve"> </w:t>
      </w:r>
      <w:r>
        <w:t>On</w:t>
      </w:r>
      <w:r>
        <w:rPr>
          <w:spacing w:val="-2"/>
        </w:rPr>
        <w:t xml:space="preserve"> </w:t>
      </w:r>
      <w:r>
        <w:t>the</w:t>
      </w:r>
      <w:r>
        <w:rPr>
          <w:spacing w:val="-2"/>
        </w:rPr>
        <w:t xml:space="preserve"> </w:t>
      </w:r>
      <w:r>
        <w:t>Users</w:t>
      </w:r>
      <w:r>
        <w:rPr>
          <w:spacing w:val="-2"/>
        </w:rPr>
        <w:t xml:space="preserve"> </w:t>
      </w:r>
      <w:r>
        <w:t>Group</w:t>
      </w:r>
      <w:r>
        <w:rPr>
          <w:spacing w:val="-2"/>
        </w:rPr>
        <w:t xml:space="preserve"> </w:t>
      </w:r>
      <w:r>
        <w:t>screen,</w:t>
      </w:r>
      <w:r>
        <w:rPr>
          <w:spacing w:val="-2"/>
        </w:rPr>
        <w:t xml:space="preserve"> </w:t>
      </w:r>
      <w:r>
        <w:t>select</w:t>
      </w:r>
      <w:r>
        <w:rPr>
          <w:spacing w:val="-2"/>
        </w:rPr>
        <w:t xml:space="preserve"> </w:t>
      </w:r>
      <w:r>
        <w:t>all</w:t>
      </w:r>
      <w:r>
        <w:rPr>
          <w:spacing w:val="-2"/>
        </w:rPr>
        <w:t xml:space="preserve"> </w:t>
      </w:r>
      <w:r>
        <w:t>the</w:t>
      </w:r>
      <w:r>
        <w:rPr>
          <w:spacing w:val="-2"/>
        </w:rPr>
        <w:t xml:space="preserve"> </w:t>
      </w:r>
      <w:r>
        <w:t>Group</w:t>
      </w:r>
      <w:r>
        <w:rPr>
          <w:spacing w:val="-2"/>
        </w:rPr>
        <w:t xml:space="preserve"> </w:t>
      </w:r>
      <w:r>
        <w:t>you</w:t>
      </w:r>
      <w:r>
        <w:rPr>
          <w:spacing w:val="-2"/>
        </w:rPr>
        <w:t xml:space="preserve"> </w:t>
      </w:r>
      <w:r>
        <w:t>want</w:t>
      </w:r>
      <w:r>
        <w:rPr>
          <w:spacing w:val="-2"/>
        </w:rPr>
        <w:t xml:space="preserve"> </w:t>
      </w:r>
      <w:r>
        <w:t>to</w:t>
      </w:r>
      <w:r>
        <w:rPr>
          <w:spacing w:val="-2"/>
        </w:rPr>
        <w:t xml:space="preserve"> </w:t>
      </w:r>
      <w:r>
        <w:t>delete,</w:t>
      </w:r>
      <w:r>
        <w:rPr>
          <w:spacing w:val="-2"/>
        </w:rPr>
        <w:t xml:space="preserve"> </w:t>
      </w:r>
      <w:r>
        <w:t xml:space="preserve">choose the Delete Selected Group </w:t>
      </w:r>
      <w:proofErr w:type="gramStart"/>
      <w:r>
        <w:t>action</w:t>
      </w:r>
      <w:proofErr w:type="gramEnd"/>
      <w:r>
        <w:t xml:space="preserve"> and click on the </w:t>
      </w:r>
      <w:r>
        <w:rPr>
          <w:rFonts w:ascii="Courier New"/>
        </w:rPr>
        <w:t>GO</w:t>
      </w:r>
      <w:r>
        <w:rPr>
          <w:rFonts w:ascii="Courier New"/>
          <w:spacing w:val="-50"/>
        </w:rPr>
        <w:t xml:space="preserve"> </w:t>
      </w:r>
      <w:r>
        <w:t>button.</w:t>
      </w:r>
    </w:p>
    <w:p w14:paraId="38D80AD2" w14:textId="77777777" w:rsidR="007F076F" w:rsidRDefault="007F076F" w:rsidP="006C65BB">
      <w:pPr>
        <w:pStyle w:val="UserGuider"/>
      </w:pPr>
      <w:r>
        <w:t>Be</w:t>
      </w:r>
      <w:r>
        <w:rPr>
          <w:spacing w:val="22"/>
        </w:rPr>
        <w:t xml:space="preserve"> </w:t>
      </w:r>
      <w:r>
        <w:t>careful,</w:t>
      </w:r>
      <w:r>
        <w:rPr>
          <w:spacing w:val="22"/>
        </w:rPr>
        <w:t xml:space="preserve"> </w:t>
      </w:r>
      <w:r>
        <w:t>this</w:t>
      </w:r>
      <w:r>
        <w:rPr>
          <w:spacing w:val="22"/>
        </w:rPr>
        <w:t xml:space="preserve"> </w:t>
      </w:r>
      <w:r>
        <w:t>elimination</w:t>
      </w:r>
      <w:r>
        <w:rPr>
          <w:spacing w:val="22"/>
        </w:rPr>
        <w:t xml:space="preserve"> </w:t>
      </w:r>
      <w:r>
        <w:t>operation</w:t>
      </w:r>
      <w:r>
        <w:rPr>
          <w:spacing w:val="22"/>
        </w:rPr>
        <w:t xml:space="preserve"> </w:t>
      </w:r>
      <w:r>
        <w:t>will</w:t>
      </w:r>
      <w:r>
        <w:rPr>
          <w:spacing w:val="22"/>
        </w:rPr>
        <w:t xml:space="preserve"> </w:t>
      </w:r>
      <w:r>
        <w:t>be</w:t>
      </w:r>
      <w:r>
        <w:rPr>
          <w:spacing w:val="22"/>
        </w:rPr>
        <w:t xml:space="preserve"> </w:t>
      </w:r>
      <w:r>
        <w:t>definitive</w:t>
      </w:r>
      <w:r>
        <w:rPr>
          <w:spacing w:val="22"/>
        </w:rPr>
        <w:t xml:space="preserve"> </w:t>
      </w:r>
      <w:r>
        <w:t>for</w:t>
      </w:r>
      <w:r>
        <w:rPr>
          <w:spacing w:val="22"/>
        </w:rPr>
        <w:t xml:space="preserve"> </w:t>
      </w:r>
      <w:r>
        <w:t>the</w:t>
      </w:r>
      <w:r>
        <w:rPr>
          <w:spacing w:val="22"/>
        </w:rPr>
        <w:t xml:space="preserve"> </w:t>
      </w:r>
      <w:r>
        <w:t>Group</w:t>
      </w:r>
      <w:r>
        <w:rPr>
          <w:spacing w:val="22"/>
        </w:rPr>
        <w:t xml:space="preserve"> </w:t>
      </w:r>
      <w:r>
        <w:t>and</w:t>
      </w:r>
      <w:r>
        <w:rPr>
          <w:spacing w:val="22"/>
        </w:rPr>
        <w:t xml:space="preserve"> </w:t>
      </w:r>
      <w:r>
        <w:t>for</w:t>
      </w:r>
      <w:r>
        <w:rPr>
          <w:spacing w:val="22"/>
        </w:rPr>
        <w:t xml:space="preserve"> </w:t>
      </w:r>
      <w:r>
        <w:t>all</w:t>
      </w:r>
      <w:r>
        <w:rPr>
          <w:spacing w:val="22"/>
        </w:rPr>
        <w:t xml:space="preserve"> </w:t>
      </w:r>
      <w:r>
        <w:t>other</w:t>
      </w:r>
      <w:r>
        <w:rPr>
          <w:spacing w:val="22"/>
        </w:rPr>
        <w:t xml:space="preserve"> </w:t>
      </w:r>
      <w:r>
        <w:t>records</w:t>
      </w:r>
      <w:r>
        <w:rPr>
          <w:spacing w:val="22"/>
        </w:rPr>
        <w:t xml:space="preserve"> </w:t>
      </w:r>
      <w:r>
        <w:t>dependent</w:t>
      </w:r>
      <w:r>
        <w:rPr>
          <w:spacing w:val="22"/>
        </w:rPr>
        <w:t xml:space="preserve"> </w:t>
      </w:r>
      <w:r>
        <w:t>on</w:t>
      </w:r>
      <w:r>
        <w:rPr>
          <w:spacing w:val="22"/>
        </w:rPr>
        <w:t xml:space="preserve"> </w:t>
      </w:r>
      <w:r>
        <w:t>it,</w:t>
      </w:r>
      <w:r>
        <w:rPr>
          <w:spacing w:val="22"/>
        </w:rPr>
        <w:t xml:space="preserve"> </w:t>
      </w:r>
      <w:r>
        <w:t>as already explained.</w:t>
      </w:r>
    </w:p>
    <w:p w14:paraId="5323E478" w14:textId="77777777" w:rsidR="007F076F" w:rsidRPr="00402C9E" w:rsidRDefault="007F076F" w:rsidP="006C65BB">
      <w:pPr>
        <w:pStyle w:val="UserGuider"/>
        <w:rPr>
          <w:b/>
          <w:bCs/>
        </w:rPr>
      </w:pPr>
      <w:r w:rsidRPr="00402C9E">
        <w:lastRenderedPageBreak/>
        <w:t xml:space="preserve">For the Group, we will have on filter </w:t>
      </w:r>
      <w:r w:rsidRPr="00402C9E">
        <w:rPr>
          <w:spacing w:val="-2"/>
        </w:rPr>
        <w:t>locations:</w:t>
      </w:r>
    </w:p>
    <w:p w14:paraId="2300A2B1" w14:textId="77777777" w:rsidR="007F076F" w:rsidRDefault="007F076F" w:rsidP="006C65BB">
      <w:pPr>
        <w:pStyle w:val="UserGuider"/>
        <w:numPr>
          <w:ilvl w:val="0"/>
          <w:numId w:val="12"/>
        </w:numPr>
      </w:pPr>
      <w:r>
        <w:t xml:space="preserve">Located at the top of the Group List screen where we can search </w:t>
      </w:r>
      <w:r>
        <w:rPr>
          <w:spacing w:val="-2"/>
        </w:rPr>
        <w:t>broadly.</w:t>
      </w:r>
    </w:p>
    <w:p w14:paraId="6A6E24A2" w14:textId="77777777" w:rsidR="007F076F" w:rsidRPr="00402C9E" w:rsidRDefault="007F076F" w:rsidP="006C65BB">
      <w:pPr>
        <w:pStyle w:val="UserGuider"/>
        <w:rPr>
          <w:b/>
          <w:bCs/>
        </w:rPr>
      </w:pPr>
      <w:r w:rsidRPr="00402C9E">
        <w:t xml:space="preserve">To add new Group, we will have three different </w:t>
      </w:r>
      <w:r w:rsidRPr="00402C9E">
        <w:rPr>
          <w:spacing w:val="-2"/>
        </w:rPr>
        <w:t>ways:</w:t>
      </w:r>
    </w:p>
    <w:p w14:paraId="1E804DDE" w14:textId="77777777" w:rsidR="007F076F" w:rsidRDefault="007F076F" w:rsidP="006C65BB">
      <w:pPr>
        <w:pStyle w:val="UserGuider"/>
        <w:numPr>
          <w:ilvl w:val="0"/>
          <w:numId w:val="12"/>
        </w:numPr>
      </w:pPr>
      <w:r>
        <w:t xml:space="preserve">by the </w:t>
      </w:r>
      <w:r>
        <w:rPr>
          <w:rFonts w:ascii="Courier New" w:hAnsi="Courier New"/>
        </w:rPr>
        <w:t>+ Add</w:t>
      </w:r>
      <w:r>
        <w:rPr>
          <w:rFonts w:ascii="Courier New" w:hAnsi="Courier New"/>
          <w:spacing w:val="-65"/>
        </w:rPr>
        <w:t xml:space="preserve"> </w:t>
      </w:r>
      <w:r>
        <w:t xml:space="preserve">button on the left </w:t>
      </w:r>
      <w:r>
        <w:rPr>
          <w:spacing w:val="-2"/>
        </w:rPr>
        <w:t>sidebar.</w:t>
      </w:r>
    </w:p>
    <w:p w14:paraId="3B381085" w14:textId="77777777" w:rsidR="007F076F" w:rsidRDefault="007F076F" w:rsidP="006C65BB">
      <w:pPr>
        <w:pStyle w:val="UserGuider"/>
        <w:numPr>
          <w:ilvl w:val="0"/>
          <w:numId w:val="12"/>
        </w:numPr>
      </w:pPr>
      <w:r>
        <w:t xml:space="preserve">Through the </w:t>
      </w:r>
      <w:r>
        <w:rPr>
          <w:rFonts w:ascii="Courier New" w:hAnsi="Courier New"/>
        </w:rPr>
        <w:t>ADD GROUP +</w:t>
      </w:r>
      <w:r>
        <w:rPr>
          <w:rFonts w:ascii="Courier New" w:hAnsi="Courier New"/>
          <w:spacing w:val="-65"/>
        </w:rPr>
        <w:t xml:space="preserve"> </w:t>
      </w:r>
      <w:r>
        <w:t xml:space="preserve">button in the right field of the Group </w:t>
      </w:r>
      <w:r>
        <w:rPr>
          <w:spacing w:val="-2"/>
        </w:rPr>
        <w:t>list.</w:t>
      </w:r>
    </w:p>
    <w:p w14:paraId="70DE941B" w14:textId="77777777" w:rsidR="007F076F" w:rsidRDefault="007F076F" w:rsidP="006C65BB">
      <w:pPr>
        <w:pStyle w:val="UserGuider"/>
        <w:numPr>
          <w:ilvl w:val="0"/>
          <w:numId w:val="12"/>
        </w:numPr>
      </w:pPr>
      <w:r>
        <w:t xml:space="preserve">Via the </w:t>
      </w:r>
      <w:r>
        <w:rPr>
          <w:rFonts w:ascii="Courier New" w:hAnsi="Courier New"/>
        </w:rPr>
        <w:t>Save and add another</w:t>
      </w:r>
      <w:r>
        <w:rPr>
          <w:rFonts w:ascii="Courier New" w:hAnsi="Courier New"/>
          <w:spacing w:val="-65"/>
        </w:rPr>
        <w:t xml:space="preserve"> </w:t>
      </w:r>
      <w:r>
        <w:t xml:space="preserve">button located within a Group </w:t>
      </w:r>
      <w:r>
        <w:rPr>
          <w:spacing w:val="-2"/>
        </w:rPr>
        <w:t>record.</w:t>
      </w:r>
    </w:p>
    <w:p w14:paraId="3047A3CA" w14:textId="77777777" w:rsidR="006C65BB" w:rsidRDefault="007F076F" w:rsidP="006C65BB">
      <w:pPr>
        <w:pStyle w:val="BodyText"/>
        <w:keepNext/>
        <w:jc w:val="center"/>
      </w:pPr>
      <w:r>
        <w:rPr>
          <w:noProof/>
        </w:rPr>
        <w:drawing>
          <wp:inline distT="0" distB="0" distL="0" distR="0" wp14:anchorId="603F90F0" wp14:editId="0B84B521">
            <wp:extent cx="5019200" cy="2215515"/>
            <wp:effectExtent l="0" t="0" r="0" b="0"/>
            <wp:docPr id="40" name="Image 40"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A screenshot of a computer&#10;&#10;Description automatically generated with medium confidence"/>
                    <pic:cNvPicPr/>
                  </pic:nvPicPr>
                  <pic:blipFill>
                    <a:blip r:embed="rId28" cstate="print"/>
                    <a:stretch>
                      <a:fillRect/>
                    </a:stretch>
                  </pic:blipFill>
                  <pic:spPr>
                    <a:xfrm>
                      <a:off x="0" y="0"/>
                      <a:ext cx="5024465" cy="2217839"/>
                    </a:xfrm>
                    <a:prstGeom prst="rect">
                      <a:avLst/>
                    </a:prstGeom>
                  </pic:spPr>
                </pic:pic>
              </a:graphicData>
            </a:graphic>
          </wp:inline>
        </w:drawing>
      </w:r>
    </w:p>
    <w:p w14:paraId="4859316E" w14:textId="14E9F689" w:rsidR="007F076F" w:rsidRDefault="006C65BB" w:rsidP="006C65BB">
      <w:pPr>
        <w:pStyle w:val="Caption"/>
        <w:jc w:val="center"/>
      </w:pPr>
      <w:bookmarkStart w:id="21" w:name="_Toc139042910"/>
      <w:r>
        <w:t xml:space="preserve">Figure </w:t>
      </w:r>
      <w:r>
        <w:fldChar w:fldCharType="begin"/>
      </w:r>
      <w:r>
        <w:instrText xml:space="preserve"> SEQ Figure \* ARABIC </w:instrText>
      </w:r>
      <w:r>
        <w:fldChar w:fldCharType="separate"/>
      </w:r>
      <w:r w:rsidR="00280D40">
        <w:rPr>
          <w:noProof/>
        </w:rPr>
        <w:t>19</w:t>
      </w:r>
      <w:r>
        <w:fldChar w:fldCharType="end"/>
      </w:r>
      <w:r>
        <w:t>: Web user group permissions</w:t>
      </w:r>
      <w:bookmarkEnd w:id="21"/>
    </w:p>
    <w:p w14:paraId="0397DBD1" w14:textId="77777777" w:rsidR="007F076F" w:rsidRDefault="007F076F" w:rsidP="006C65BB">
      <w:pPr>
        <w:pStyle w:val="UserGuider"/>
      </w:pPr>
      <w:r>
        <w:t xml:space="preserve">After entering the username, and password and saving, the system will be directed to the user details </w:t>
      </w:r>
      <w:r>
        <w:rPr>
          <w:spacing w:val="-2"/>
        </w:rPr>
        <w:t>page.</w:t>
      </w:r>
    </w:p>
    <w:p w14:paraId="73D886D6" w14:textId="77777777" w:rsidR="007F076F" w:rsidRDefault="007F076F" w:rsidP="006C65BB">
      <w:pPr>
        <w:pStyle w:val="UserGuider"/>
      </w:pPr>
      <w:r>
        <w:t>A</w:t>
      </w:r>
      <w:r>
        <w:rPr>
          <w:spacing w:val="-1"/>
        </w:rPr>
        <w:t xml:space="preserve"> </w:t>
      </w:r>
      <w:r>
        <w:t>group</w:t>
      </w:r>
      <w:r>
        <w:rPr>
          <w:spacing w:val="-1"/>
        </w:rPr>
        <w:t xml:space="preserve"> </w:t>
      </w:r>
      <w:r>
        <w:t>combines</w:t>
      </w:r>
      <w:r>
        <w:rPr>
          <w:spacing w:val="-1"/>
        </w:rPr>
        <w:t xml:space="preserve"> </w:t>
      </w:r>
      <w:r>
        <w:t>different</w:t>
      </w:r>
      <w:r>
        <w:rPr>
          <w:spacing w:val="-1"/>
        </w:rPr>
        <w:t xml:space="preserve"> </w:t>
      </w:r>
      <w:r>
        <w:t>table</w:t>
      </w:r>
      <w:r>
        <w:rPr>
          <w:spacing w:val="-1"/>
        </w:rPr>
        <w:t xml:space="preserve"> </w:t>
      </w:r>
      <w:r>
        <w:t>accesses</w:t>
      </w:r>
      <w:r>
        <w:rPr>
          <w:spacing w:val="-1"/>
        </w:rPr>
        <w:t xml:space="preserve"> </w:t>
      </w:r>
      <w:r>
        <w:t>and</w:t>
      </w:r>
      <w:r>
        <w:rPr>
          <w:spacing w:val="-1"/>
        </w:rPr>
        <w:t xml:space="preserve"> </w:t>
      </w:r>
      <w:r>
        <w:t>access</w:t>
      </w:r>
      <w:r>
        <w:rPr>
          <w:spacing w:val="-1"/>
        </w:rPr>
        <w:t xml:space="preserve"> </w:t>
      </w:r>
      <w:r>
        <w:t>types.</w:t>
      </w:r>
      <w:r>
        <w:rPr>
          <w:spacing w:val="-1"/>
        </w:rPr>
        <w:t xml:space="preserve"> </w:t>
      </w:r>
      <w:r>
        <w:t>select</w:t>
      </w:r>
      <w:r>
        <w:rPr>
          <w:spacing w:val="-1"/>
        </w:rPr>
        <w:t xml:space="preserve"> </w:t>
      </w:r>
      <w:r>
        <w:t>the</w:t>
      </w:r>
      <w:r>
        <w:rPr>
          <w:spacing w:val="-1"/>
        </w:rPr>
        <w:t xml:space="preserve"> </w:t>
      </w:r>
      <w:r>
        <w:t>tables,</w:t>
      </w:r>
      <w:r>
        <w:rPr>
          <w:spacing w:val="-1"/>
        </w:rPr>
        <w:t xml:space="preserve"> </w:t>
      </w:r>
      <w:r>
        <w:t>type</w:t>
      </w:r>
      <w:r>
        <w:rPr>
          <w:spacing w:val="-1"/>
        </w:rPr>
        <w:t xml:space="preserve"> </w:t>
      </w:r>
      <w:r>
        <w:t>by</w:t>
      </w:r>
      <w:r>
        <w:rPr>
          <w:spacing w:val="-1"/>
        </w:rPr>
        <w:t xml:space="preserve"> </w:t>
      </w:r>
      <w:r>
        <w:t>the</w:t>
      </w:r>
      <w:r>
        <w:rPr>
          <w:spacing w:val="-1"/>
        </w:rPr>
        <w:t xml:space="preserve"> </w:t>
      </w:r>
      <w:r>
        <w:t>functional</w:t>
      </w:r>
      <w:r>
        <w:rPr>
          <w:spacing w:val="-1"/>
        </w:rPr>
        <w:t xml:space="preserve"> </w:t>
      </w:r>
      <w:r>
        <w:t>relationship</w:t>
      </w:r>
      <w:r>
        <w:rPr>
          <w:spacing w:val="-1"/>
        </w:rPr>
        <w:t xml:space="preserve"> </w:t>
      </w:r>
      <w:r>
        <w:t>on the left, and click the arrow to take to the box on the right. All combinations added in the correct box will be assigned to users who inherit this access group.</w:t>
      </w:r>
    </w:p>
    <w:p w14:paraId="54B9BC7F" w14:textId="77777777" w:rsidR="007F076F" w:rsidRDefault="007F076F" w:rsidP="006C65BB">
      <w:pPr>
        <w:pStyle w:val="UserGuider"/>
      </w:pPr>
      <w:r>
        <w:t xml:space="preserve">After performing the new parameterizations, save the new </w:t>
      </w:r>
      <w:r>
        <w:rPr>
          <w:spacing w:val="-2"/>
        </w:rPr>
        <w:t>Group.</w:t>
      </w:r>
    </w:p>
    <w:p w14:paraId="39768C01" w14:textId="77777777" w:rsidR="00E03C2B" w:rsidRDefault="00E03C2B">
      <w:pPr>
        <w:rPr>
          <w:rFonts w:asciiTheme="majorHAnsi" w:eastAsiaTheme="majorEastAsia" w:hAnsiTheme="majorHAnsi" w:cstheme="majorBidi"/>
          <w:color w:val="2F5496" w:themeColor="accent1" w:themeShade="BF"/>
          <w:sz w:val="32"/>
          <w:szCs w:val="32"/>
        </w:rPr>
        <w:sectPr w:rsidR="00E03C2B" w:rsidSect="001601EF">
          <w:headerReference w:type="default" r:id="rId29"/>
          <w:footerReference w:type="even" r:id="rId30"/>
          <w:footerReference w:type="default" r:id="rId31"/>
          <w:pgSz w:w="12240" w:h="15840"/>
          <w:pgMar w:top="1440" w:right="1440" w:bottom="1440" w:left="1440" w:header="720" w:footer="720" w:gutter="0"/>
          <w:pgNumType w:start="0"/>
          <w:cols w:space="720"/>
          <w:titlePg/>
          <w:docGrid w:linePitch="360"/>
        </w:sectPr>
      </w:pPr>
    </w:p>
    <w:p w14:paraId="2CC39579" w14:textId="3BC44E52" w:rsidR="00564686" w:rsidRDefault="00564686" w:rsidP="00564686">
      <w:pPr>
        <w:pStyle w:val="Heading1"/>
      </w:pPr>
      <w:bookmarkStart w:id="22" w:name="_Toc139042858"/>
      <w:r w:rsidRPr="00564686">
        <w:lastRenderedPageBreak/>
        <w:t>Server Application</w:t>
      </w:r>
      <w:bookmarkEnd w:id="22"/>
    </w:p>
    <w:p w14:paraId="3CAE35F6" w14:textId="77777777" w:rsidR="00E03C2B" w:rsidRDefault="00E03C2B" w:rsidP="006C65BB">
      <w:pPr>
        <w:pStyle w:val="UserGuider"/>
      </w:pPr>
      <w:r>
        <w:t>The</w:t>
      </w:r>
      <w:r>
        <w:rPr>
          <w:spacing w:val="-2"/>
        </w:rPr>
        <w:t xml:space="preserve"> </w:t>
      </w:r>
      <w:r>
        <w:t>Server</w:t>
      </w:r>
      <w:r>
        <w:rPr>
          <w:spacing w:val="-2"/>
        </w:rPr>
        <w:t xml:space="preserve"> </w:t>
      </w:r>
      <w:r>
        <w:t>module</w:t>
      </w:r>
      <w:r>
        <w:rPr>
          <w:spacing w:val="-2"/>
        </w:rPr>
        <w:t xml:space="preserve"> </w:t>
      </w:r>
      <w:r>
        <w:t>serves</w:t>
      </w:r>
      <w:r>
        <w:rPr>
          <w:spacing w:val="-2"/>
        </w:rPr>
        <w:t xml:space="preserve"> </w:t>
      </w:r>
      <w:r>
        <w:t>as</w:t>
      </w:r>
      <w:r>
        <w:rPr>
          <w:spacing w:val="-2"/>
        </w:rPr>
        <w:t xml:space="preserve"> </w:t>
      </w:r>
      <w:r>
        <w:t>the</w:t>
      </w:r>
      <w:r>
        <w:rPr>
          <w:spacing w:val="-2"/>
        </w:rPr>
        <w:t xml:space="preserve"> </w:t>
      </w:r>
      <w:r>
        <w:t>backbone</w:t>
      </w:r>
      <w:r>
        <w:rPr>
          <w:spacing w:val="-2"/>
        </w:rPr>
        <w:t xml:space="preserve"> </w:t>
      </w:r>
      <w:r>
        <w:t>of</w:t>
      </w:r>
      <w:r>
        <w:rPr>
          <w:spacing w:val="-2"/>
        </w:rPr>
        <w:t xml:space="preserve"> </w:t>
      </w:r>
      <w:r>
        <w:t>the</w:t>
      </w:r>
      <w:r>
        <w:rPr>
          <w:spacing w:val="-2"/>
        </w:rPr>
        <w:t xml:space="preserve"> </w:t>
      </w:r>
      <w:r>
        <w:t>IGEM</w:t>
      </w:r>
      <w:r>
        <w:rPr>
          <w:spacing w:val="-2"/>
        </w:rPr>
        <w:t xml:space="preserve"> </w:t>
      </w:r>
      <w:r>
        <w:t>project,</w:t>
      </w:r>
      <w:r>
        <w:rPr>
          <w:spacing w:val="-2"/>
        </w:rPr>
        <w:t xml:space="preserve"> </w:t>
      </w:r>
      <w:r>
        <w:t>facilitating</w:t>
      </w:r>
      <w:r>
        <w:rPr>
          <w:spacing w:val="-2"/>
        </w:rPr>
        <w:t xml:space="preserve"> </w:t>
      </w:r>
      <w:r>
        <w:t>the</w:t>
      </w:r>
      <w:r>
        <w:rPr>
          <w:spacing w:val="-2"/>
        </w:rPr>
        <w:t xml:space="preserve"> </w:t>
      </w:r>
      <w:r>
        <w:t>seamless</w:t>
      </w:r>
      <w:r>
        <w:rPr>
          <w:spacing w:val="-2"/>
        </w:rPr>
        <w:t xml:space="preserve"> </w:t>
      </w:r>
      <w:r>
        <w:t>integration</w:t>
      </w:r>
      <w:r>
        <w:rPr>
          <w:spacing w:val="-2"/>
        </w:rPr>
        <w:t xml:space="preserve"> </w:t>
      </w:r>
      <w:r>
        <w:t>of</w:t>
      </w:r>
      <w:r>
        <w:rPr>
          <w:spacing w:val="-2"/>
        </w:rPr>
        <w:t xml:space="preserve"> </w:t>
      </w:r>
      <w:r>
        <w:t>external</w:t>
      </w:r>
      <w:r>
        <w:rPr>
          <w:spacing w:val="-2"/>
        </w:rPr>
        <w:t xml:space="preserve"> </w:t>
      </w:r>
      <w:r>
        <w:t>data into the comprehensive Exposomes and Genomics knowledge base. With its powerful ETL capabilities and efficient database</w:t>
      </w:r>
      <w:r>
        <w:rPr>
          <w:spacing w:val="-3"/>
        </w:rPr>
        <w:t xml:space="preserve"> </w:t>
      </w:r>
      <w:r>
        <w:t>management,</w:t>
      </w:r>
      <w:r>
        <w:rPr>
          <w:spacing w:val="-3"/>
        </w:rPr>
        <w:t xml:space="preserve"> </w:t>
      </w:r>
      <w:r>
        <w:t>the</w:t>
      </w:r>
      <w:r>
        <w:rPr>
          <w:spacing w:val="-3"/>
        </w:rPr>
        <w:t xml:space="preserve"> </w:t>
      </w:r>
      <w:r>
        <w:t>Server</w:t>
      </w:r>
      <w:r>
        <w:rPr>
          <w:spacing w:val="-3"/>
        </w:rPr>
        <w:t xml:space="preserve"> </w:t>
      </w:r>
      <w:r>
        <w:t>module</w:t>
      </w:r>
      <w:r>
        <w:rPr>
          <w:spacing w:val="-3"/>
        </w:rPr>
        <w:t xml:space="preserve"> </w:t>
      </w:r>
      <w:r>
        <w:t>ensures</w:t>
      </w:r>
      <w:r>
        <w:rPr>
          <w:spacing w:val="-3"/>
        </w:rPr>
        <w:t xml:space="preserve"> </w:t>
      </w:r>
      <w:r>
        <w:t>the</w:t>
      </w:r>
      <w:r>
        <w:rPr>
          <w:spacing w:val="-3"/>
        </w:rPr>
        <w:t xml:space="preserve"> </w:t>
      </w:r>
      <w:r>
        <w:t>harmonious</w:t>
      </w:r>
      <w:r>
        <w:rPr>
          <w:spacing w:val="-3"/>
        </w:rPr>
        <w:t xml:space="preserve"> </w:t>
      </w:r>
      <w:r>
        <w:t>incorporation</w:t>
      </w:r>
      <w:r>
        <w:rPr>
          <w:spacing w:val="-3"/>
        </w:rPr>
        <w:t xml:space="preserve"> </w:t>
      </w:r>
      <w:r>
        <w:t>of</w:t>
      </w:r>
      <w:r>
        <w:rPr>
          <w:spacing w:val="-3"/>
        </w:rPr>
        <w:t xml:space="preserve"> </w:t>
      </w:r>
      <w:r>
        <w:t>diverse</w:t>
      </w:r>
      <w:r>
        <w:rPr>
          <w:spacing w:val="-3"/>
        </w:rPr>
        <w:t xml:space="preserve"> </w:t>
      </w:r>
      <w:r>
        <w:t>datasets</w:t>
      </w:r>
      <w:r>
        <w:rPr>
          <w:spacing w:val="-3"/>
        </w:rPr>
        <w:t xml:space="preserve"> </w:t>
      </w:r>
      <w:r>
        <w:t>into</w:t>
      </w:r>
      <w:r>
        <w:rPr>
          <w:spacing w:val="-3"/>
        </w:rPr>
        <w:t xml:space="preserve"> </w:t>
      </w:r>
      <w:r>
        <w:t>the</w:t>
      </w:r>
      <w:r>
        <w:rPr>
          <w:spacing w:val="-3"/>
        </w:rPr>
        <w:t xml:space="preserve"> </w:t>
      </w:r>
      <w:r>
        <w:t xml:space="preserve">project </w:t>
      </w:r>
      <w:r>
        <w:rPr>
          <w:spacing w:val="-2"/>
        </w:rPr>
        <w:t>ecosystem.</w:t>
      </w:r>
    </w:p>
    <w:p w14:paraId="0258ECD2" w14:textId="77777777" w:rsidR="00E03C2B" w:rsidRDefault="00E03C2B" w:rsidP="006C65BB">
      <w:pPr>
        <w:pStyle w:val="UserGuider"/>
      </w:pPr>
      <w:r>
        <w:t>By leveraging advanced ETL techniques, the Server module extracts valuable information from external sources, transforms it into a standardized format, and loads it into the central knowledge base. This allows researchers and users to access and analyze a wealth of integrated data related to Exposomes and Genomics effortlessly.</w:t>
      </w:r>
    </w:p>
    <w:p w14:paraId="2881EE96" w14:textId="77777777" w:rsidR="00E03C2B" w:rsidRDefault="00E03C2B" w:rsidP="006C65BB">
      <w:pPr>
        <w:pStyle w:val="UserGuider"/>
      </w:pPr>
      <w:r>
        <w:t>Furthermore,</w:t>
      </w:r>
      <w:r>
        <w:rPr>
          <w:spacing w:val="-4"/>
        </w:rPr>
        <w:t xml:space="preserve"> </w:t>
      </w:r>
      <w:r>
        <w:t>the</w:t>
      </w:r>
      <w:r>
        <w:rPr>
          <w:spacing w:val="-4"/>
        </w:rPr>
        <w:t xml:space="preserve"> </w:t>
      </w:r>
      <w:r>
        <w:t>Server</w:t>
      </w:r>
      <w:r>
        <w:rPr>
          <w:spacing w:val="-4"/>
        </w:rPr>
        <w:t xml:space="preserve"> </w:t>
      </w:r>
      <w:r>
        <w:t>module</w:t>
      </w:r>
      <w:r>
        <w:rPr>
          <w:spacing w:val="-4"/>
        </w:rPr>
        <w:t xml:space="preserve"> </w:t>
      </w:r>
      <w:r>
        <w:t>assumes</w:t>
      </w:r>
      <w:r>
        <w:rPr>
          <w:spacing w:val="-4"/>
        </w:rPr>
        <w:t xml:space="preserve"> </w:t>
      </w:r>
      <w:r>
        <w:t>the</w:t>
      </w:r>
      <w:r>
        <w:rPr>
          <w:spacing w:val="-4"/>
        </w:rPr>
        <w:t xml:space="preserve"> </w:t>
      </w:r>
      <w:r>
        <w:t>critical</w:t>
      </w:r>
      <w:r>
        <w:rPr>
          <w:spacing w:val="-4"/>
        </w:rPr>
        <w:t xml:space="preserve"> </w:t>
      </w:r>
      <w:r>
        <w:t>responsibility</w:t>
      </w:r>
      <w:r>
        <w:rPr>
          <w:spacing w:val="-4"/>
        </w:rPr>
        <w:t xml:space="preserve"> </w:t>
      </w:r>
      <w:r>
        <w:t>of</w:t>
      </w:r>
      <w:r>
        <w:rPr>
          <w:spacing w:val="-4"/>
        </w:rPr>
        <w:t xml:space="preserve"> </w:t>
      </w:r>
      <w:r>
        <w:t>maintaining</w:t>
      </w:r>
      <w:r>
        <w:rPr>
          <w:spacing w:val="-4"/>
        </w:rPr>
        <w:t xml:space="preserve"> </w:t>
      </w:r>
      <w:r>
        <w:t>and</w:t>
      </w:r>
      <w:r>
        <w:rPr>
          <w:spacing w:val="-4"/>
        </w:rPr>
        <w:t xml:space="preserve"> </w:t>
      </w:r>
      <w:r>
        <w:t>managing</w:t>
      </w:r>
      <w:r>
        <w:rPr>
          <w:spacing w:val="-4"/>
        </w:rPr>
        <w:t xml:space="preserve"> </w:t>
      </w:r>
      <w:r>
        <w:t>the</w:t>
      </w:r>
      <w:r>
        <w:rPr>
          <w:spacing w:val="-4"/>
        </w:rPr>
        <w:t xml:space="preserve"> </w:t>
      </w:r>
      <w:r>
        <w:t>IGEM</w:t>
      </w:r>
      <w:r>
        <w:rPr>
          <w:spacing w:val="-4"/>
        </w:rPr>
        <w:t xml:space="preserve"> </w:t>
      </w:r>
      <w:r>
        <w:t>database, ensuring its accuracy, reliability, and accessibility. It oversees the seamless incorporation of new data, performs updates, and organizes the information in a coherent and user-friendly manner.</w:t>
      </w:r>
    </w:p>
    <w:p w14:paraId="1BAAB01C" w14:textId="77777777" w:rsidR="00E03C2B" w:rsidRDefault="00E03C2B" w:rsidP="006C65BB">
      <w:pPr>
        <w:pStyle w:val="UserGuider"/>
      </w:pPr>
      <w:r>
        <w:t>Through</w:t>
      </w:r>
      <w:r>
        <w:rPr>
          <w:spacing w:val="-2"/>
        </w:rPr>
        <w:t xml:space="preserve"> </w:t>
      </w:r>
      <w:r>
        <w:t>the</w:t>
      </w:r>
      <w:r>
        <w:rPr>
          <w:spacing w:val="-2"/>
        </w:rPr>
        <w:t xml:space="preserve"> </w:t>
      </w:r>
      <w:r>
        <w:t>collaborative</w:t>
      </w:r>
      <w:r>
        <w:rPr>
          <w:spacing w:val="-2"/>
        </w:rPr>
        <w:t xml:space="preserve"> </w:t>
      </w:r>
      <w:r>
        <w:t>efforts</w:t>
      </w:r>
      <w:r>
        <w:rPr>
          <w:spacing w:val="-2"/>
        </w:rPr>
        <w:t xml:space="preserve"> </w:t>
      </w:r>
      <w:r>
        <w:t>of</w:t>
      </w:r>
      <w:r>
        <w:rPr>
          <w:spacing w:val="-2"/>
        </w:rPr>
        <w:t xml:space="preserve"> </w:t>
      </w:r>
      <w:r>
        <w:t>the</w:t>
      </w:r>
      <w:r>
        <w:rPr>
          <w:spacing w:val="-2"/>
        </w:rPr>
        <w:t xml:space="preserve"> </w:t>
      </w:r>
      <w:r>
        <w:t>Server</w:t>
      </w:r>
      <w:r>
        <w:rPr>
          <w:spacing w:val="-2"/>
        </w:rPr>
        <w:t xml:space="preserve"> </w:t>
      </w:r>
      <w:r>
        <w:t>module,</w:t>
      </w:r>
      <w:r>
        <w:rPr>
          <w:spacing w:val="-2"/>
        </w:rPr>
        <w:t xml:space="preserve"> </w:t>
      </w:r>
      <w:r>
        <w:t>IGEM</w:t>
      </w:r>
      <w:r>
        <w:rPr>
          <w:spacing w:val="-2"/>
        </w:rPr>
        <w:t xml:space="preserve"> </w:t>
      </w:r>
      <w:r>
        <w:t>continues</w:t>
      </w:r>
      <w:r>
        <w:rPr>
          <w:spacing w:val="-2"/>
        </w:rPr>
        <w:t xml:space="preserve"> </w:t>
      </w:r>
      <w:r>
        <w:t>to</w:t>
      </w:r>
      <w:r>
        <w:rPr>
          <w:spacing w:val="-2"/>
        </w:rPr>
        <w:t xml:space="preserve"> </w:t>
      </w:r>
      <w:r>
        <w:t>expand</w:t>
      </w:r>
      <w:r>
        <w:rPr>
          <w:spacing w:val="-2"/>
        </w:rPr>
        <w:t xml:space="preserve"> </w:t>
      </w:r>
      <w:r>
        <w:t>its</w:t>
      </w:r>
      <w:r>
        <w:rPr>
          <w:spacing w:val="-2"/>
        </w:rPr>
        <w:t xml:space="preserve"> </w:t>
      </w:r>
      <w:r>
        <w:t>reach</w:t>
      </w:r>
      <w:r>
        <w:rPr>
          <w:spacing w:val="-2"/>
        </w:rPr>
        <w:t xml:space="preserve"> </w:t>
      </w:r>
      <w:r>
        <w:t>and</w:t>
      </w:r>
      <w:r>
        <w:rPr>
          <w:spacing w:val="-2"/>
        </w:rPr>
        <w:t xml:space="preserve"> </w:t>
      </w:r>
      <w:r>
        <w:t>depth</w:t>
      </w:r>
      <w:r>
        <w:rPr>
          <w:spacing w:val="-2"/>
        </w:rPr>
        <w:t xml:space="preserve"> </w:t>
      </w:r>
      <w:r>
        <w:t>of</w:t>
      </w:r>
      <w:r>
        <w:rPr>
          <w:spacing w:val="-2"/>
        </w:rPr>
        <w:t xml:space="preserve"> </w:t>
      </w:r>
      <w:r>
        <w:t xml:space="preserve">knowledge, empowering </w:t>
      </w:r>
      <w:proofErr w:type="gramStart"/>
      <w:r>
        <w:t>researchers</w:t>
      </w:r>
      <w:proofErr w:type="gramEnd"/>
      <w:r>
        <w:t xml:space="preserve"> and stakeholders to explore the intricate connections between Exposomes and Genomics. By bridging the gap between external data sources and the project’s standardized knowledge base, the Server module serves as a catalyst for groundbreaking discoveries and valuable insights.</w:t>
      </w:r>
    </w:p>
    <w:p w14:paraId="7E32F4D0" w14:textId="77777777" w:rsidR="00E03C2B" w:rsidRDefault="00E03C2B" w:rsidP="006C65BB">
      <w:pPr>
        <w:pStyle w:val="UserGuider"/>
      </w:pPr>
      <w:r>
        <w:t>This user guide will provide you with comprehensive instructions on utilizing the features and functionalities offered by the Server module, enabling you to harness the full potential of the integrated Exposomes and Genomics database. Let’s embark on this transformative journey together and unlock the power of data-driven exploration in the realm of IGEM.</w:t>
      </w:r>
    </w:p>
    <w:p w14:paraId="74FD8397" w14:textId="77777777" w:rsidR="00E03C2B" w:rsidRPr="00E03C2B" w:rsidRDefault="00E03C2B" w:rsidP="00E03C2B"/>
    <w:p w14:paraId="664A1261" w14:textId="03E6DD2E" w:rsidR="00564686" w:rsidRDefault="00564686" w:rsidP="00564686">
      <w:pPr>
        <w:pStyle w:val="Heading2"/>
      </w:pPr>
      <w:bookmarkStart w:id="23" w:name="_Toc139042859"/>
      <w:r w:rsidRPr="00564686">
        <w:t>Master Data</w:t>
      </w:r>
      <w:bookmarkEnd w:id="23"/>
    </w:p>
    <w:p w14:paraId="4903EC13" w14:textId="77777777" w:rsidR="00E03C2B" w:rsidRDefault="00E03C2B" w:rsidP="006C65BB">
      <w:pPr>
        <w:pStyle w:val="UserGuider"/>
      </w:pPr>
      <w:r>
        <w:t>The master data module plays a vital role in the functioning of the system by directing data flow, filtering information, and establishing connections with the knowledge base. It enables efficient data collection and integration processes while facilitating effective filtering and linking of terms.</w:t>
      </w:r>
    </w:p>
    <w:p w14:paraId="219E6BA1" w14:textId="77777777" w:rsidR="00E03C2B" w:rsidRDefault="00E03C2B" w:rsidP="006C65BB">
      <w:pPr>
        <w:pStyle w:val="UserGuider"/>
      </w:pPr>
      <w:r>
        <w:t>Before initiating the data collection, it is necessary to parameterize the master data module, which can be done either in batch processing or through an intuitive web interface. This allows users to configure the module according to their specific requirements, providing flexibility and ease of use. The</w:t>
      </w:r>
      <w:r>
        <w:rPr>
          <w:spacing w:val="-3"/>
        </w:rPr>
        <w:t xml:space="preserve"> </w:t>
      </w:r>
      <w:r>
        <w:t>configuration</w:t>
      </w:r>
      <w:r>
        <w:rPr>
          <w:spacing w:val="-3"/>
        </w:rPr>
        <w:t xml:space="preserve"> </w:t>
      </w:r>
      <w:r>
        <w:t>of</w:t>
      </w:r>
      <w:r>
        <w:rPr>
          <w:spacing w:val="-3"/>
        </w:rPr>
        <w:t xml:space="preserve"> </w:t>
      </w:r>
      <w:r>
        <w:t>master</w:t>
      </w:r>
      <w:r>
        <w:rPr>
          <w:spacing w:val="-3"/>
        </w:rPr>
        <w:t xml:space="preserve"> </w:t>
      </w:r>
      <w:r>
        <w:t>data</w:t>
      </w:r>
      <w:r>
        <w:rPr>
          <w:spacing w:val="-3"/>
        </w:rPr>
        <w:t xml:space="preserve"> </w:t>
      </w:r>
      <w:r>
        <w:t>involves</w:t>
      </w:r>
      <w:r>
        <w:rPr>
          <w:spacing w:val="-3"/>
        </w:rPr>
        <w:t xml:space="preserve"> </w:t>
      </w:r>
      <w:r>
        <w:t>the</w:t>
      </w:r>
      <w:r>
        <w:rPr>
          <w:spacing w:val="-3"/>
        </w:rPr>
        <w:t xml:space="preserve"> </w:t>
      </w:r>
      <w:r>
        <w:t>following</w:t>
      </w:r>
      <w:r>
        <w:rPr>
          <w:spacing w:val="-3"/>
        </w:rPr>
        <w:t xml:space="preserve"> </w:t>
      </w:r>
      <w:r>
        <w:t>components,</w:t>
      </w:r>
      <w:r>
        <w:rPr>
          <w:spacing w:val="-3"/>
        </w:rPr>
        <w:t xml:space="preserve"> </w:t>
      </w:r>
      <w:r>
        <w:t>each</w:t>
      </w:r>
      <w:r>
        <w:rPr>
          <w:spacing w:val="-3"/>
        </w:rPr>
        <w:t xml:space="preserve"> </w:t>
      </w:r>
      <w:r>
        <w:t>building</w:t>
      </w:r>
      <w:r>
        <w:rPr>
          <w:spacing w:val="-3"/>
        </w:rPr>
        <w:t xml:space="preserve"> </w:t>
      </w:r>
      <w:r>
        <w:t>upon</w:t>
      </w:r>
      <w:r>
        <w:rPr>
          <w:spacing w:val="-3"/>
        </w:rPr>
        <w:t xml:space="preserve"> </w:t>
      </w:r>
      <w:r>
        <w:t>the</w:t>
      </w:r>
      <w:r>
        <w:rPr>
          <w:spacing w:val="-3"/>
        </w:rPr>
        <w:t xml:space="preserve"> </w:t>
      </w:r>
      <w:r>
        <w:t>previous</w:t>
      </w:r>
      <w:r>
        <w:rPr>
          <w:spacing w:val="-3"/>
        </w:rPr>
        <w:t xml:space="preserve"> </w:t>
      </w:r>
      <w:r>
        <w:t>one:</w:t>
      </w:r>
    </w:p>
    <w:p w14:paraId="36846347" w14:textId="5593CCBD" w:rsidR="00E03C2B" w:rsidRDefault="00E03C2B" w:rsidP="006C65BB">
      <w:pPr>
        <w:pStyle w:val="UserGuider"/>
        <w:numPr>
          <w:ilvl w:val="0"/>
          <w:numId w:val="14"/>
        </w:numPr>
      </w:pPr>
      <w:proofErr w:type="spellStart"/>
      <w:r>
        <w:lastRenderedPageBreak/>
        <w:t>Datasource</w:t>
      </w:r>
      <w:proofErr w:type="spellEnd"/>
      <w:r>
        <w:t>: Define the source of the data, specifying its origin or location from which it will be collected.</w:t>
      </w:r>
    </w:p>
    <w:p w14:paraId="0FE1747C" w14:textId="77777777" w:rsidR="00E03C2B" w:rsidRDefault="00E03C2B" w:rsidP="006C65BB">
      <w:pPr>
        <w:pStyle w:val="UserGuider"/>
        <w:numPr>
          <w:ilvl w:val="0"/>
          <w:numId w:val="14"/>
        </w:numPr>
      </w:pPr>
      <w:r>
        <w:t>Connector:</w:t>
      </w:r>
      <w:r>
        <w:rPr>
          <w:spacing w:val="23"/>
        </w:rPr>
        <w:t xml:space="preserve"> </w:t>
      </w:r>
      <w:r>
        <w:t>Establish</w:t>
      </w:r>
      <w:r>
        <w:rPr>
          <w:spacing w:val="23"/>
        </w:rPr>
        <w:t xml:space="preserve"> </w:t>
      </w:r>
      <w:r>
        <w:t>a</w:t>
      </w:r>
      <w:r>
        <w:rPr>
          <w:spacing w:val="23"/>
        </w:rPr>
        <w:t xml:space="preserve"> </w:t>
      </w:r>
      <w:r>
        <w:t>connection</w:t>
      </w:r>
      <w:r>
        <w:rPr>
          <w:spacing w:val="23"/>
        </w:rPr>
        <w:t xml:space="preserve"> </w:t>
      </w:r>
      <w:r>
        <w:t>between</w:t>
      </w:r>
      <w:r>
        <w:rPr>
          <w:spacing w:val="23"/>
        </w:rPr>
        <w:t xml:space="preserve"> </w:t>
      </w:r>
      <w:r>
        <w:t>the</w:t>
      </w:r>
      <w:r>
        <w:rPr>
          <w:spacing w:val="23"/>
        </w:rPr>
        <w:t xml:space="preserve"> </w:t>
      </w:r>
      <w:r>
        <w:t>system</w:t>
      </w:r>
      <w:r>
        <w:rPr>
          <w:spacing w:val="23"/>
        </w:rPr>
        <w:t xml:space="preserve"> </w:t>
      </w:r>
      <w:r>
        <w:t>and</w:t>
      </w:r>
      <w:r>
        <w:rPr>
          <w:spacing w:val="23"/>
        </w:rPr>
        <w:t xml:space="preserve"> </w:t>
      </w:r>
      <w:r>
        <w:t>the</w:t>
      </w:r>
      <w:r>
        <w:rPr>
          <w:spacing w:val="23"/>
        </w:rPr>
        <w:t xml:space="preserve"> </w:t>
      </w:r>
      <w:r>
        <w:t>designated</w:t>
      </w:r>
      <w:r>
        <w:rPr>
          <w:spacing w:val="23"/>
        </w:rPr>
        <w:t xml:space="preserve"> </w:t>
      </w:r>
      <w:r>
        <w:t>data</w:t>
      </w:r>
      <w:r>
        <w:rPr>
          <w:spacing w:val="23"/>
        </w:rPr>
        <w:t xml:space="preserve"> </w:t>
      </w:r>
      <w:r>
        <w:t>source,</w:t>
      </w:r>
      <w:r>
        <w:rPr>
          <w:spacing w:val="23"/>
        </w:rPr>
        <w:t xml:space="preserve"> </w:t>
      </w:r>
      <w:r>
        <w:t>enabling</w:t>
      </w:r>
      <w:r>
        <w:rPr>
          <w:spacing w:val="23"/>
        </w:rPr>
        <w:t xml:space="preserve"> </w:t>
      </w:r>
      <w:r>
        <w:t>seamless</w:t>
      </w:r>
      <w:r>
        <w:rPr>
          <w:spacing w:val="23"/>
        </w:rPr>
        <w:t xml:space="preserve"> </w:t>
      </w:r>
      <w:r>
        <w:t>data retrieval and integration.</w:t>
      </w:r>
    </w:p>
    <w:p w14:paraId="573E7CC8" w14:textId="77777777" w:rsidR="00E03C2B" w:rsidRDefault="00E03C2B" w:rsidP="006C65BB">
      <w:pPr>
        <w:pStyle w:val="UserGuider"/>
        <w:numPr>
          <w:ilvl w:val="0"/>
          <w:numId w:val="14"/>
        </w:numPr>
      </w:pPr>
      <w:r>
        <w:t>Terms:</w:t>
      </w:r>
      <w:r>
        <w:rPr>
          <w:spacing w:val="-4"/>
        </w:rPr>
        <w:t xml:space="preserve"> </w:t>
      </w:r>
      <w:r>
        <w:t>Define</w:t>
      </w:r>
      <w:r>
        <w:rPr>
          <w:spacing w:val="-4"/>
        </w:rPr>
        <w:t xml:space="preserve"> </w:t>
      </w:r>
      <w:r>
        <w:t>individual</w:t>
      </w:r>
      <w:r>
        <w:rPr>
          <w:spacing w:val="-4"/>
        </w:rPr>
        <w:t xml:space="preserve"> </w:t>
      </w:r>
      <w:r>
        <w:t>terms</w:t>
      </w:r>
      <w:r>
        <w:rPr>
          <w:spacing w:val="-4"/>
        </w:rPr>
        <w:t xml:space="preserve"> </w:t>
      </w:r>
      <w:r>
        <w:t>or</w:t>
      </w:r>
      <w:r>
        <w:rPr>
          <w:spacing w:val="-4"/>
        </w:rPr>
        <w:t xml:space="preserve"> </w:t>
      </w:r>
      <w:r>
        <w:t>keywords</w:t>
      </w:r>
      <w:r>
        <w:rPr>
          <w:spacing w:val="-4"/>
        </w:rPr>
        <w:t xml:space="preserve"> </w:t>
      </w:r>
      <w:r>
        <w:t>relevant</w:t>
      </w:r>
      <w:r>
        <w:rPr>
          <w:spacing w:val="-4"/>
        </w:rPr>
        <w:t xml:space="preserve"> </w:t>
      </w:r>
      <w:r>
        <w:t>to</w:t>
      </w:r>
      <w:r>
        <w:rPr>
          <w:spacing w:val="-4"/>
        </w:rPr>
        <w:t xml:space="preserve"> </w:t>
      </w:r>
      <w:r>
        <w:t>the</w:t>
      </w:r>
      <w:r>
        <w:rPr>
          <w:spacing w:val="-4"/>
        </w:rPr>
        <w:t xml:space="preserve"> </w:t>
      </w:r>
      <w:r>
        <w:t>system’s</w:t>
      </w:r>
      <w:r>
        <w:rPr>
          <w:spacing w:val="-4"/>
        </w:rPr>
        <w:t xml:space="preserve"> </w:t>
      </w:r>
      <w:r>
        <w:t>knowledge</w:t>
      </w:r>
      <w:r>
        <w:rPr>
          <w:spacing w:val="-4"/>
        </w:rPr>
        <w:t xml:space="preserve"> </w:t>
      </w:r>
      <w:r>
        <w:t>base.</w:t>
      </w:r>
      <w:r>
        <w:rPr>
          <w:spacing w:val="-4"/>
        </w:rPr>
        <w:t xml:space="preserve"> </w:t>
      </w:r>
      <w:r>
        <w:t>Terms</w:t>
      </w:r>
      <w:r>
        <w:rPr>
          <w:spacing w:val="-4"/>
        </w:rPr>
        <w:t xml:space="preserve"> </w:t>
      </w:r>
      <w:r>
        <w:t>act</w:t>
      </w:r>
      <w:r>
        <w:rPr>
          <w:spacing w:val="-4"/>
        </w:rPr>
        <w:t xml:space="preserve"> </w:t>
      </w:r>
      <w:r>
        <w:t>as</w:t>
      </w:r>
      <w:r>
        <w:rPr>
          <w:spacing w:val="-4"/>
        </w:rPr>
        <w:t xml:space="preserve"> </w:t>
      </w:r>
      <w:r>
        <w:t>key</w:t>
      </w:r>
      <w:r>
        <w:rPr>
          <w:spacing w:val="-4"/>
        </w:rPr>
        <w:t xml:space="preserve"> </w:t>
      </w:r>
      <w:r>
        <w:t>identifiers</w:t>
      </w:r>
      <w:r>
        <w:rPr>
          <w:spacing w:val="-4"/>
        </w:rPr>
        <w:t xml:space="preserve"> </w:t>
      </w:r>
      <w:r>
        <w:t>for data retrieval and linkage. Each term can be associated with attributes such as Group and Category, which help users filter and organize terms based on specific criteria or themes.</w:t>
      </w:r>
    </w:p>
    <w:p w14:paraId="1345E64A" w14:textId="77777777" w:rsidR="00E03C2B" w:rsidRDefault="00E03C2B" w:rsidP="006C65BB">
      <w:pPr>
        <w:pStyle w:val="UserGuider"/>
        <w:numPr>
          <w:ilvl w:val="0"/>
          <w:numId w:val="14"/>
        </w:numPr>
      </w:pPr>
      <w:r>
        <w:t>Prefix:</w:t>
      </w:r>
      <w:r>
        <w:rPr>
          <w:spacing w:val="37"/>
        </w:rPr>
        <w:t xml:space="preserve"> </w:t>
      </w:r>
      <w:r>
        <w:t>Specify</w:t>
      </w:r>
      <w:r>
        <w:rPr>
          <w:spacing w:val="37"/>
        </w:rPr>
        <w:t xml:space="preserve"> </w:t>
      </w:r>
      <w:r>
        <w:t>prefixes</w:t>
      </w:r>
      <w:r>
        <w:rPr>
          <w:spacing w:val="37"/>
        </w:rPr>
        <w:t xml:space="preserve"> </w:t>
      </w:r>
      <w:r>
        <w:t>or</w:t>
      </w:r>
      <w:r>
        <w:rPr>
          <w:spacing w:val="37"/>
        </w:rPr>
        <w:t xml:space="preserve"> </w:t>
      </w:r>
      <w:r>
        <w:t>identifiers</w:t>
      </w:r>
      <w:r>
        <w:rPr>
          <w:spacing w:val="37"/>
        </w:rPr>
        <w:t xml:space="preserve"> </w:t>
      </w:r>
      <w:r>
        <w:t>to</w:t>
      </w:r>
      <w:r>
        <w:rPr>
          <w:spacing w:val="37"/>
        </w:rPr>
        <w:t xml:space="preserve"> </w:t>
      </w:r>
      <w:r>
        <w:t>be</w:t>
      </w:r>
      <w:r>
        <w:rPr>
          <w:spacing w:val="37"/>
        </w:rPr>
        <w:t xml:space="preserve"> </w:t>
      </w:r>
      <w:r>
        <w:t>appended</w:t>
      </w:r>
      <w:r>
        <w:rPr>
          <w:spacing w:val="37"/>
        </w:rPr>
        <w:t xml:space="preserve"> </w:t>
      </w:r>
      <w:r>
        <w:t>to</w:t>
      </w:r>
      <w:r>
        <w:rPr>
          <w:spacing w:val="37"/>
        </w:rPr>
        <w:t xml:space="preserve"> </w:t>
      </w:r>
      <w:r>
        <w:t>certain</w:t>
      </w:r>
      <w:r>
        <w:rPr>
          <w:spacing w:val="37"/>
        </w:rPr>
        <w:t xml:space="preserve"> </w:t>
      </w:r>
      <w:r>
        <w:t>terms,</w:t>
      </w:r>
      <w:r>
        <w:rPr>
          <w:spacing w:val="37"/>
        </w:rPr>
        <w:t xml:space="preserve"> </w:t>
      </w:r>
      <w:r>
        <w:t>enhancing</w:t>
      </w:r>
      <w:r>
        <w:rPr>
          <w:spacing w:val="37"/>
        </w:rPr>
        <w:t xml:space="preserve"> </w:t>
      </w:r>
      <w:r>
        <w:t>their</w:t>
      </w:r>
      <w:r>
        <w:rPr>
          <w:spacing w:val="37"/>
        </w:rPr>
        <w:t xml:space="preserve"> </w:t>
      </w:r>
      <w:r>
        <w:t>contextual</w:t>
      </w:r>
      <w:r>
        <w:rPr>
          <w:spacing w:val="37"/>
        </w:rPr>
        <w:t xml:space="preserve"> </w:t>
      </w:r>
      <w:proofErr w:type="gramStart"/>
      <w:r>
        <w:t>meaning</w:t>
      </w:r>
      <w:proofErr w:type="gramEnd"/>
      <w:r>
        <w:rPr>
          <w:spacing w:val="37"/>
        </w:rPr>
        <w:t xml:space="preserve"> </w:t>
      </w:r>
      <w:r>
        <w:t>and facilitating accurate data interpretation.</w:t>
      </w:r>
    </w:p>
    <w:p w14:paraId="7BA0725B" w14:textId="77777777" w:rsidR="00E03C2B" w:rsidRDefault="00E03C2B" w:rsidP="006C65BB">
      <w:pPr>
        <w:pStyle w:val="UserGuider"/>
      </w:pPr>
      <w:r>
        <w:t>By configuring the master data module in this manner, users gain the ability to intelligently handle data origin, perform precise filtering based on Groups and Categories, and establish seamless connections to the knowledge base. This ensures the accuracy, relevance, and integrity of the data, empowering comprehensive analysis and meaningful insights.</w:t>
      </w:r>
    </w:p>
    <w:p w14:paraId="55500637" w14:textId="77777777" w:rsidR="00E03C2B" w:rsidRDefault="00E03C2B" w:rsidP="006C65BB">
      <w:pPr>
        <w:pStyle w:val="UserGuider"/>
      </w:pPr>
      <w:r>
        <w:t>The user-friendly approach to managing master data within the Server module enables users to leverage the full potential of the IGEM system. It provides efficient data integration, discovery, and exploration, while facilitating flexible filtering and organization of terms based on their associated attributes. This empowers users to efficiently navigate and extract relevant information from the knowledge base, facilitating their research and analysis activities.</w:t>
      </w:r>
    </w:p>
    <w:p w14:paraId="4ABFECE0" w14:textId="77777777" w:rsidR="00E03C2B" w:rsidRPr="00E03C2B" w:rsidRDefault="00E03C2B" w:rsidP="00E03C2B"/>
    <w:p w14:paraId="42B001C2" w14:textId="2A09311A" w:rsidR="00564686" w:rsidRDefault="00564686" w:rsidP="00564686">
      <w:pPr>
        <w:pStyle w:val="Heading3"/>
      </w:pPr>
      <w:bookmarkStart w:id="24" w:name="_Toc139042860"/>
      <w:r w:rsidRPr="00564686">
        <w:t>Data Source</w:t>
      </w:r>
      <w:bookmarkEnd w:id="24"/>
    </w:p>
    <w:p w14:paraId="41B5AEB0" w14:textId="77777777" w:rsidR="00E03C2B" w:rsidRDefault="00E03C2B" w:rsidP="006C65BB">
      <w:pPr>
        <w:pStyle w:val="UserGuider"/>
      </w:pPr>
      <w:proofErr w:type="spellStart"/>
      <w:r>
        <w:t>Datasource</w:t>
      </w:r>
      <w:proofErr w:type="spellEnd"/>
      <w:r>
        <w:rPr>
          <w:spacing w:val="20"/>
        </w:rPr>
        <w:t xml:space="preserve"> </w:t>
      </w:r>
      <w:r>
        <w:t>master</w:t>
      </w:r>
      <w:r>
        <w:rPr>
          <w:spacing w:val="20"/>
        </w:rPr>
        <w:t xml:space="preserve"> </w:t>
      </w:r>
      <w:r>
        <w:t>data</w:t>
      </w:r>
      <w:r>
        <w:rPr>
          <w:spacing w:val="20"/>
        </w:rPr>
        <w:t xml:space="preserve"> </w:t>
      </w:r>
      <w:r>
        <w:t>refers</w:t>
      </w:r>
      <w:r>
        <w:rPr>
          <w:spacing w:val="20"/>
        </w:rPr>
        <w:t xml:space="preserve"> </w:t>
      </w:r>
      <w:r>
        <w:t>to</w:t>
      </w:r>
      <w:r>
        <w:rPr>
          <w:spacing w:val="20"/>
        </w:rPr>
        <w:t xml:space="preserve"> </w:t>
      </w:r>
      <w:r>
        <w:t>an</w:t>
      </w:r>
      <w:r>
        <w:rPr>
          <w:spacing w:val="20"/>
        </w:rPr>
        <w:t xml:space="preserve"> </w:t>
      </w:r>
      <w:r>
        <w:t>external</w:t>
      </w:r>
      <w:r>
        <w:rPr>
          <w:spacing w:val="20"/>
        </w:rPr>
        <w:t xml:space="preserve"> </w:t>
      </w:r>
      <w:r>
        <w:t>data</w:t>
      </w:r>
      <w:r>
        <w:rPr>
          <w:spacing w:val="20"/>
        </w:rPr>
        <w:t xml:space="preserve"> </w:t>
      </w:r>
      <w:r>
        <w:t>source</w:t>
      </w:r>
      <w:r>
        <w:rPr>
          <w:spacing w:val="20"/>
        </w:rPr>
        <w:t xml:space="preserve"> </w:t>
      </w:r>
      <w:r>
        <w:t>and</w:t>
      </w:r>
      <w:r>
        <w:rPr>
          <w:spacing w:val="20"/>
        </w:rPr>
        <w:t xml:space="preserve"> </w:t>
      </w:r>
      <w:r>
        <w:t>groups</w:t>
      </w:r>
      <w:r>
        <w:rPr>
          <w:spacing w:val="20"/>
        </w:rPr>
        <w:t xml:space="preserve"> </w:t>
      </w:r>
      <w:r>
        <w:t>of</w:t>
      </w:r>
      <w:r>
        <w:rPr>
          <w:spacing w:val="20"/>
        </w:rPr>
        <w:t xml:space="preserve"> </w:t>
      </w:r>
      <w:r>
        <w:t>Connectors</w:t>
      </w:r>
      <w:r>
        <w:rPr>
          <w:spacing w:val="20"/>
        </w:rPr>
        <w:t xml:space="preserve"> </w:t>
      </w:r>
      <w:r>
        <w:t>over</w:t>
      </w:r>
      <w:r>
        <w:rPr>
          <w:spacing w:val="20"/>
        </w:rPr>
        <w:t xml:space="preserve"> </w:t>
      </w:r>
      <w:r>
        <w:t>the</w:t>
      </w:r>
      <w:r>
        <w:rPr>
          <w:spacing w:val="20"/>
        </w:rPr>
        <w:t xml:space="preserve"> </w:t>
      </w:r>
      <w:r>
        <w:t>same</w:t>
      </w:r>
      <w:r>
        <w:rPr>
          <w:spacing w:val="20"/>
        </w:rPr>
        <w:t xml:space="preserve"> </w:t>
      </w:r>
      <w:r>
        <w:t>domain.</w:t>
      </w:r>
      <w:r>
        <w:rPr>
          <w:spacing w:val="20"/>
        </w:rPr>
        <w:t xml:space="preserve"> </w:t>
      </w:r>
      <w:r>
        <w:t>The connection between IGEM and external data sources will be established by Connectors.</w:t>
      </w:r>
    </w:p>
    <w:p w14:paraId="71FB7A30" w14:textId="77777777" w:rsidR="00E03C2B" w:rsidRDefault="00E03C2B" w:rsidP="006C65BB">
      <w:pPr>
        <w:pStyle w:val="UserGuider"/>
      </w:pPr>
      <w:proofErr w:type="spellStart"/>
      <w:r>
        <w:t>Datasource</w:t>
      </w:r>
      <w:proofErr w:type="spellEnd"/>
      <w:r>
        <w:t xml:space="preserve"> is used for selecting and grouping queries and future security and authentication </w:t>
      </w:r>
      <w:r>
        <w:rPr>
          <w:spacing w:val="-2"/>
        </w:rPr>
        <w:t>features.</w:t>
      </w:r>
    </w:p>
    <w:p w14:paraId="578B84FD" w14:textId="77777777" w:rsidR="00E03C2B" w:rsidRPr="00954F89" w:rsidRDefault="00E03C2B" w:rsidP="006C65BB">
      <w:pPr>
        <w:pStyle w:val="UserGuider"/>
      </w:pPr>
      <w:r>
        <w:t xml:space="preserve">The </w:t>
      </w:r>
      <w:proofErr w:type="spellStart"/>
      <w:r>
        <w:t>Datasource</w:t>
      </w:r>
      <w:proofErr w:type="spellEnd"/>
      <w:r>
        <w:t xml:space="preserve"> data will be stored in the </w:t>
      </w:r>
      <w:proofErr w:type="spellStart"/>
      <w:r>
        <w:t>ge_datasource</w:t>
      </w:r>
      <w:proofErr w:type="spellEnd"/>
      <w:r>
        <w:t xml:space="preserve"> table of the IGEM DB defined in the initial parameters. The available fields are:</w:t>
      </w:r>
    </w:p>
    <w:p w14:paraId="1E79BA00" w14:textId="77777777" w:rsidR="00E03C2B" w:rsidRDefault="00E03C2B" w:rsidP="006C65BB">
      <w:pPr>
        <w:pStyle w:val="UserGuider"/>
        <w:numPr>
          <w:ilvl w:val="0"/>
          <w:numId w:val="16"/>
        </w:numPr>
      </w:pPr>
      <w:r>
        <w:rPr>
          <w:i/>
        </w:rPr>
        <w:t>ID</w:t>
      </w:r>
      <w:r>
        <w:t xml:space="preserve">: </w:t>
      </w:r>
      <w:proofErr w:type="spellStart"/>
      <w:r>
        <w:t>GE.db</w:t>
      </w:r>
      <w:proofErr w:type="spellEnd"/>
      <w:r>
        <w:t xml:space="preserve"> internal </w:t>
      </w:r>
      <w:r>
        <w:rPr>
          <w:spacing w:val="-5"/>
        </w:rPr>
        <w:t>key</w:t>
      </w:r>
    </w:p>
    <w:p w14:paraId="3EE14E8B" w14:textId="77777777" w:rsidR="00E03C2B" w:rsidRDefault="00E03C2B" w:rsidP="006C65BB">
      <w:pPr>
        <w:pStyle w:val="UserGuider"/>
        <w:numPr>
          <w:ilvl w:val="0"/>
          <w:numId w:val="16"/>
        </w:numPr>
      </w:pPr>
      <w:proofErr w:type="spellStart"/>
      <w:r>
        <w:rPr>
          <w:i/>
        </w:rPr>
        <w:t>Datasource</w:t>
      </w:r>
      <w:proofErr w:type="spellEnd"/>
      <w:r>
        <w:t xml:space="preserve">: Abbreviated name of the </w:t>
      </w:r>
      <w:proofErr w:type="spellStart"/>
      <w:r>
        <w:rPr>
          <w:spacing w:val="-2"/>
        </w:rPr>
        <w:t>Datasource</w:t>
      </w:r>
      <w:proofErr w:type="spellEnd"/>
    </w:p>
    <w:p w14:paraId="648EFB58" w14:textId="77777777" w:rsidR="00E03C2B" w:rsidRDefault="00E03C2B" w:rsidP="006C65BB">
      <w:pPr>
        <w:pStyle w:val="UserGuider"/>
        <w:numPr>
          <w:ilvl w:val="0"/>
          <w:numId w:val="16"/>
        </w:numPr>
      </w:pPr>
      <w:r>
        <w:rPr>
          <w:i/>
        </w:rPr>
        <w:t>Description</w:t>
      </w:r>
      <w:r>
        <w:t xml:space="preserve">: Description for identifying and consulting the </w:t>
      </w:r>
      <w:proofErr w:type="spellStart"/>
      <w:r>
        <w:rPr>
          <w:spacing w:val="-2"/>
        </w:rPr>
        <w:t>Datasource</w:t>
      </w:r>
      <w:proofErr w:type="spellEnd"/>
    </w:p>
    <w:p w14:paraId="5C4D386F" w14:textId="77777777" w:rsidR="00E03C2B" w:rsidRDefault="00E03C2B" w:rsidP="006C65BB">
      <w:pPr>
        <w:pStyle w:val="UserGuider"/>
        <w:numPr>
          <w:ilvl w:val="0"/>
          <w:numId w:val="16"/>
        </w:numPr>
      </w:pPr>
      <w:r>
        <w:rPr>
          <w:i/>
        </w:rPr>
        <w:t>Category</w:t>
      </w:r>
      <w:r>
        <w:t xml:space="preserve">: Category to help identify and group the </w:t>
      </w:r>
      <w:proofErr w:type="spellStart"/>
      <w:r>
        <w:rPr>
          <w:spacing w:val="-2"/>
        </w:rPr>
        <w:t>Datasource</w:t>
      </w:r>
      <w:proofErr w:type="spellEnd"/>
    </w:p>
    <w:p w14:paraId="197ACF85" w14:textId="77777777" w:rsidR="00E03C2B" w:rsidRDefault="00E03C2B" w:rsidP="006C65BB">
      <w:pPr>
        <w:pStyle w:val="UserGuider"/>
        <w:numPr>
          <w:ilvl w:val="0"/>
          <w:numId w:val="16"/>
        </w:numPr>
      </w:pPr>
      <w:r>
        <w:rPr>
          <w:i/>
        </w:rPr>
        <w:lastRenderedPageBreak/>
        <w:t>Website</w:t>
      </w:r>
      <w:r>
        <w:t xml:space="preserve">: Electronic address of the maintainer of the available </w:t>
      </w:r>
      <w:r>
        <w:rPr>
          <w:spacing w:val="-4"/>
        </w:rPr>
        <w:t>data</w:t>
      </w:r>
    </w:p>
    <w:p w14:paraId="6E307EA0" w14:textId="03071910" w:rsidR="00E03C2B" w:rsidRDefault="00E03C2B" w:rsidP="006C65BB">
      <w:pPr>
        <w:pStyle w:val="UserGuider"/>
      </w:pPr>
      <w:r>
        <w:t xml:space="preserve">The inclusion of new data can be performed via the process </w:t>
      </w:r>
      <w:proofErr w:type="spellStart"/>
      <w:r>
        <w:rPr>
          <w:rFonts w:ascii="Courier New"/>
        </w:rPr>
        <w:t>sql</w:t>
      </w:r>
      <w:proofErr w:type="spellEnd"/>
      <w:r>
        <w:t xml:space="preserve"> </w:t>
      </w:r>
      <w:proofErr w:type="gramStart"/>
      <w:r>
        <w:t>On</w:t>
      </w:r>
      <w:proofErr w:type="gramEnd"/>
      <w:r>
        <w:t xml:space="preserve"> the command </w:t>
      </w:r>
      <w:r>
        <w:rPr>
          <w:spacing w:val="-2"/>
        </w:rPr>
        <w:t>line:</w:t>
      </w:r>
    </w:p>
    <w:p w14:paraId="5576C3D9" w14:textId="575821D1" w:rsidR="00E03C2B" w:rsidRDefault="00E03C2B" w:rsidP="00E03C2B">
      <w:pPr>
        <w:pStyle w:val="code2"/>
        <w:ind w:left="720" w:firstLine="0"/>
      </w:pPr>
      <w:r>
        <w:t xml:space="preserve">$ python manage.py </w:t>
      </w:r>
      <w:proofErr w:type="spellStart"/>
      <w:r>
        <w:t>sql</w:t>
      </w:r>
      <w:proofErr w:type="spellEnd"/>
      <w:r>
        <w:t xml:space="preserve"> --</w:t>
      </w:r>
      <w:proofErr w:type="spellStart"/>
      <w:r>
        <w:t>load_data</w:t>
      </w:r>
      <w:proofErr w:type="spellEnd"/>
      <w:r>
        <w:t xml:space="preserve"> "table='</w:t>
      </w:r>
      <w:proofErr w:type="spellStart"/>
      <w:r>
        <w:t>datasource</w:t>
      </w:r>
      <w:proofErr w:type="spellEnd"/>
      <w:r>
        <w:t xml:space="preserve">, </w:t>
      </w:r>
      <w:r>
        <w:rPr>
          <w:spacing w:val="-2"/>
        </w:rPr>
        <w:t>path='{</w:t>
      </w:r>
      <w:proofErr w:type="spellStart"/>
      <w:r>
        <w:rPr>
          <w:spacing w:val="-2"/>
        </w:rPr>
        <w:t>your_path</w:t>
      </w:r>
      <w:proofErr w:type="spellEnd"/>
      <w:r>
        <w:rPr>
          <w:spacing w:val="-2"/>
        </w:rPr>
        <w:t>}/datasource.csv'"</w:t>
      </w:r>
    </w:p>
    <w:p w14:paraId="48444242" w14:textId="77777777" w:rsidR="00E03C2B" w:rsidRDefault="00E03C2B" w:rsidP="006C65BB">
      <w:pPr>
        <w:pStyle w:val="UserGuider"/>
      </w:pPr>
      <w:r>
        <w:t xml:space="preserve">Other commands and functions for manipulating master data can be found in the database management </w:t>
      </w:r>
      <w:r>
        <w:rPr>
          <w:spacing w:val="-4"/>
        </w:rPr>
        <w:t>tab.</w:t>
      </w:r>
    </w:p>
    <w:p w14:paraId="7DAEC36D" w14:textId="77777777" w:rsidR="00E03C2B" w:rsidRDefault="00E03C2B" w:rsidP="006C65BB">
      <w:pPr>
        <w:pStyle w:val="UserGuider"/>
      </w:pPr>
      <w:r>
        <w:t>CAUTION:</w:t>
      </w:r>
      <w:r>
        <w:rPr>
          <w:spacing w:val="26"/>
        </w:rPr>
        <w:t xml:space="preserve"> </w:t>
      </w:r>
      <w:r>
        <w:t>As</w:t>
      </w:r>
      <w:r>
        <w:rPr>
          <w:spacing w:val="26"/>
        </w:rPr>
        <w:t xml:space="preserve"> </w:t>
      </w:r>
      <w:proofErr w:type="spellStart"/>
      <w:r>
        <w:t>GE.db</w:t>
      </w:r>
      <w:proofErr w:type="spellEnd"/>
      <w:r>
        <w:rPr>
          <w:spacing w:val="26"/>
        </w:rPr>
        <w:t xml:space="preserve"> </w:t>
      </w:r>
      <w:r>
        <w:t>is</w:t>
      </w:r>
      <w:r>
        <w:rPr>
          <w:spacing w:val="26"/>
        </w:rPr>
        <w:t xml:space="preserve"> </w:t>
      </w:r>
      <w:r>
        <w:t>a</w:t>
      </w:r>
      <w:r>
        <w:rPr>
          <w:spacing w:val="26"/>
        </w:rPr>
        <w:t xml:space="preserve"> </w:t>
      </w:r>
      <w:r>
        <w:t>correlational</w:t>
      </w:r>
      <w:r>
        <w:rPr>
          <w:spacing w:val="26"/>
        </w:rPr>
        <w:t xml:space="preserve"> </w:t>
      </w:r>
      <w:r>
        <w:t>base</w:t>
      </w:r>
      <w:r>
        <w:rPr>
          <w:spacing w:val="26"/>
        </w:rPr>
        <w:t xml:space="preserve"> </w:t>
      </w:r>
      <w:r>
        <w:t>with</w:t>
      </w:r>
      <w:r>
        <w:rPr>
          <w:spacing w:val="26"/>
        </w:rPr>
        <w:t xml:space="preserve"> </w:t>
      </w:r>
      <w:r>
        <w:t>key</w:t>
      </w:r>
      <w:r>
        <w:rPr>
          <w:spacing w:val="26"/>
        </w:rPr>
        <w:t xml:space="preserve"> </w:t>
      </w:r>
      <w:r>
        <w:t>integrity,</w:t>
      </w:r>
      <w:r>
        <w:rPr>
          <w:spacing w:val="26"/>
        </w:rPr>
        <w:t xml:space="preserve"> </w:t>
      </w:r>
      <w:r>
        <w:t>all</w:t>
      </w:r>
      <w:r>
        <w:rPr>
          <w:spacing w:val="26"/>
        </w:rPr>
        <w:t xml:space="preserve"> </w:t>
      </w:r>
      <w:r>
        <w:t>records</w:t>
      </w:r>
      <w:r>
        <w:rPr>
          <w:spacing w:val="26"/>
        </w:rPr>
        <w:t xml:space="preserve"> </w:t>
      </w:r>
      <w:r>
        <w:t>linked</w:t>
      </w:r>
      <w:r>
        <w:rPr>
          <w:spacing w:val="26"/>
        </w:rPr>
        <w:t xml:space="preserve"> </w:t>
      </w:r>
      <w:r>
        <w:t>to</w:t>
      </w:r>
      <w:r>
        <w:rPr>
          <w:spacing w:val="26"/>
        </w:rPr>
        <w:t xml:space="preserve"> </w:t>
      </w:r>
      <w:r>
        <w:t>the</w:t>
      </w:r>
      <w:r>
        <w:rPr>
          <w:spacing w:val="26"/>
        </w:rPr>
        <w:t xml:space="preserve"> </w:t>
      </w:r>
      <w:r>
        <w:t>deleted</w:t>
      </w:r>
      <w:r>
        <w:rPr>
          <w:spacing w:val="26"/>
        </w:rPr>
        <w:t xml:space="preserve"> </w:t>
      </w:r>
      <w:r>
        <w:t>data</w:t>
      </w:r>
      <w:r>
        <w:rPr>
          <w:spacing w:val="26"/>
        </w:rPr>
        <w:t xml:space="preserve"> </w:t>
      </w:r>
      <w:r>
        <w:t>will</w:t>
      </w:r>
      <w:r>
        <w:rPr>
          <w:spacing w:val="26"/>
        </w:rPr>
        <w:t xml:space="preserve"> </w:t>
      </w:r>
      <w:r>
        <w:t>also</w:t>
      </w:r>
      <w:r>
        <w:rPr>
          <w:spacing w:val="26"/>
        </w:rPr>
        <w:t xml:space="preserve"> </w:t>
      </w:r>
      <w:r>
        <w:t xml:space="preserve">be deleted, which includes Connector and </w:t>
      </w:r>
      <w:proofErr w:type="spellStart"/>
      <w:r>
        <w:t>TermMap</w:t>
      </w:r>
      <w:proofErr w:type="spellEnd"/>
      <w:r>
        <w:t xml:space="preserve"> information</w:t>
      </w:r>
    </w:p>
    <w:p w14:paraId="00494A1A" w14:textId="77777777" w:rsidR="00E03C2B" w:rsidRPr="00E03C2B" w:rsidRDefault="00E03C2B" w:rsidP="006C65BB">
      <w:pPr>
        <w:pStyle w:val="UserGuider"/>
      </w:pPr>
      <w:r w:rsidRPr="00E03C2B">
        <w:t>Web Interface</w:t>
      </w:r>
    </w:p>
    <w:p w14:paraId="74364769" w14:textId="4EB9E770" w:rsidR="00E03C2B" w:rsidRDefault="00E03C2B" w:rsidP="006C65BB">
      <w:pPr>
        <w:pStyle w:val="UserGuider"/>
      </w:pPr>
      <w:r>
        <w:t xml:space="preserve">Through IGEM’s friendly web interface, it will be possible to carry out </w:t>
      </w:r>
      <w:proofErr w:type="spellStart"/>
      <w:r>
        <w:t>Datasource</w:t>
      </w:r>
      <w:proofErr w:type="spellEnd"/>
      <w:r>
        <w:t xml:space="preserve"> management </w:t>
      </w:r>
      <w:r>
        <w:rPr>
          <w:spacing w:val="-2"/>
        </w:rPr>
        <w:t>activities.</w:t>
      </w:r>
      <w:r>
        <w:rPr>
          <w:spacing w:val="-2"/>
        </w:rPr>
        <w:t xml:space="preserve">  </w:t>
      </w:r>
      <w:r>
        <w:t xml:space="preserve">Activate the IGEM web service if you have not already done so. Go to the </w:t>
      </w:r>
      <w:proofErr w:type="spellStart"/>
      <w:r>
        <w:t>igem</w:t>
      </w:r>
      <w:proofErr w:type="spellEnd"/>
      <w:r>
        <w:t xml:space="preserve"> folder and type the command </w:t>
      </w:r>
      <w:r>
        <w:rPr>
          <w:spacing w:val="-2"/>
        </w:rPr>
        <w:t>line:</w:t>
      </w:r>
    </w:p>
    <w:p w14:paraId="7DD1DB98" w14:textId="77777777" w:rsidR="00E03C2B" w:rsidRDefault="00E03C2B" w:rsidP="00E03C2B">
      <w:pPr>
        <w:pStyle w:val="code2"/>
        <w:rPr>
          <w:spacing w:val="-2"/>
        </w:rPr>
      </w:pPr>
      <w:r>
        <w:t xml:space="preserve">$ python manage.py </w:t>
      </w:r>
      <w:proofErr w:type="spellStart"/>
      <w:r>
        <w:rPr>
          <w:spacing w:val="-2"/>
        </w:rPr>
        <w:t>runserver</w:t>
      </w:r>
      <w:proofErr w:type="spellEnd"/>
    </w:p>
    <w:p w14:paraId="76E25EE3" w14:textId="77777777" w:rsidR="00E03C2B" w:rsidRDefault="00E03C2B" w:rsidP="00E03C2B">
      <w:pPr>
        <w:ind w:left="388" w:firstLine="332"/>
        <w:rPr>
          <w:rFonts w:ascii="Courier New" w:eastAsia="Helvetica" w:hAnsi="Helvetica" w:cs="Helvetica"/>
          <w:sz w:val="20"/>
          <w:szCs w:val="20"/>
        </w:rPr>
      </w:pPr>
      <w:r w:rsidRPr="00657601">
        <w:rPr>
          <w:rFonts w:ascii="Courier New" w:eastAsia="Helvetica" w:hAnsi="Helvetica" w:cs="Helvetica"/>
          <w:sz w:val="20"/>
          <w:szCs w:val="20"/>
        </w:rPr>
        <w:t xml:space="preserve">&gt;&gt;&gt; Watching for file changes with </w:t>
      </w:r>
      <w:proofErr w:type="spellStart"/>
      <w:r w:rsidRPr="00657601">
        <w:rPr>
          <w:rFonts w:ascii="Courier New" w:eastAsia="Helvetica" w:hAnsi="Helvetica" w:cs="Helvetica"/>
          <w:sz w:val="20"/>
          <w:szCs w:val="20"/>
        </w:rPr>
        <w:t>StatReloader</w:t>
      </w:r>
      <w:proofErr w:type="spellEnd"/>
      <w:r w:rsidRPr="00657601">
        <w:rPr>
          <w:rFonts w:ascii="Courier New" w:eastAsia="Helvetica" w:hAnsi="Helvetica" w:cs="Helvetica"/>
          <w:sz w:val="20"/>
          <w:szCs w:val="20"/>
        </w:rPr>
        <w:t xml:space="preserve"> </w:t>
      </w:r>
    </w:p>
    <w:p w14:paraId="655F104A" w14:textId="77777777" w:rsidR="00E03C2B" w:rsidRPr="00657601" w:rsidRDefault="00E03C2B" w:rsidP="00E03C2B">
      <w:pPr>
        <w:ind w:left="720" w:firstLine="332"/>
        <w:rPr>
          <w:rFonts w:ascii="Courier New" w:eastAsia="Helvetica" w:hAnsi="Helvetica" w:cs="Helvetica"/>
          <w:sz w:val="20"/>
          <w:szCs w:val="20"/>
        </w:rPr>
      </w:pPr>
      <w:r w:rsidRPr="00657601">
        <w:rPr>
          <w:rFonts w:ascii="Courier New" w:eastAsia="Helvetica" w:hAnsi="Helvetica" w:cs="Helvetica"/>
          <w:sz w:val="20"/>
          <w:szCs w:val="20"/>
        </w:rPr>
        <w:t>Performing system checks...</w:t>
      </w:r>
    </w:p>
    <w:p w14:paraId="0B00E165" w14:textId="77777777" w:rsidR="00E03C2B" w:rsidRDefault="00E03C2B" w:rsidP="00E03C2B">
      <w:pPr>
        <w:ind w:left="332" w:firstLine="720"/>
        <w:rPr>
          <w:rFonts w:ascii="Courier New" w:eastAsia="Helvetica" w:hAnsi="Helvetica" w:cs="Helvetica"/>
          <w:sz w:val="20"/>
          <w:szCs w:val="20"/>
        </w:rPr>
      </w:pPr>
      <w:r w:rsidRPr="00657601">
        <w:rPr>
          <w:rFonts w:ascii="Courier New" w:eastAsia="Helvetica" w:hAnsi="Helvetica" w:cs="Helvetica"/>
          <w:sz w:val="20"/>
          <w:szCs w:val="20"/>
        </w:rPr>
        <w:t>System check identified no issues (0 silenced)</w:t>
      </w:r>
    </w:p>
    <w:p w14:paraId="3BD3927E" w14:textId="77777777" w:rsidR="00E03C2B" w:rsidRPr="00657601" w:rsidRDefault="00E03C2B" w:rsidP="00E03C2B">
      <w:pPr>
        <w:ind w:left="332" w:firstLine="720"/>
        <w:rPr>
          <w:rFonts w:ascii="Courier New" w:eastAsia="Helvetica" w:hAnsi="Helvetica" w:cs="Helvetica"/>
          <w:sz w:val="20"/>
          <w:szCs w:val="20"/>
        </w:rPr>
      </w:pPr>
      <w:r w:rsidRPr="00657601">
        <w:rPr>
          <w:rFonts w:ascii="Courier New" w:eastAsia="Helvetica" w:hAnsi="Helvetica" w:cs="Helvetica"/>
          <w:sz w:val="20"/>
          <w:szCs w:val="20"/>
        </w:rPr>
        <w:t>March 24, 2023 - 12:56:26</w:t>
      </w:r>
    </w:p>
    <w:p w14:paraId="3EA7CB75" w14:textId="77777777" w:rsidR="00E03C2B" w:rsidRDefault="00E03C2B" w:rsidP="00E03C2B">
      <w:pPr>
        <w:ind w:left="332" w:firstLine="720"/>
        <w:rPr>
          <w:rFonts w:ascii="Courier New" w:eastAsia="Helvetica" w:hAnsi="Helvetica" w:cs="Helvetica"/>
          <w:sz w:val="20"/>
          <w:szCs w:val="20"/>
        </w:rPr>
      </w:pPr>
      <w:r w:rsidRPr="00657601">
        <w:rPr>
          <w:rFonts w:ascii="Courier New" w:eastAsia="Helvetica" w:hAnsi="Helvetica" w:cs="Helvetica"/>
          <w:sz w:val="20"/>
          <w:szCs w:val="20"/>
        </w:rPr>
        <w:t>Django version 4.1.5, using settings '</w:t>
      </w:r>
      <w:proofErr w:type="spellStart"/>
      <w:r w:rsidRPr="00657601">
        <w:rPr>
          <w:rFonts w:ascii="Courier New" w:eastAsia="Helvetica" w:hAnsi="Helvetica" w:cs="Helvetica"/>
          <w:sz w:val="20"/>
          <w:szCs w:val="20"/>
        </w:rPr>
        <w:t>src.settings</w:t>
      </w:r>
      <w:proofErr w:type="spellEnd"/>
      <w:r w:rsidRPr="00657601">
        <w:rPr>
          <w:rFonts w:ascii="Courier New" w:eastAsia="Helvetica" w:hAnsi="Helvetica" w:cs="Helvetica"/>
          <w:sz w:val="20"/>
          <w:szCs w:val="20"/>
        </w:rPr>
        <w:t>'</w:t>
      </w:r>
    </w:p>
    <w:p w14:paraId="46351F9F" w14:textId="77777777" w:rsidR="00E03C2B" w:rsidRDefault="00E03C2B" w:rsidP="00E03C2B">
      <w:pPr>
        <w:ind w:left="332" w:firstLine="720"/>
        <w:rPr>
          <w:rFonts w:ascii="Courier New" w:eastAsia="Helvetica" w:hAnsi="Helvetica" w:cs="Helvetica"/>
          <w:sz w:val="20"/>
          <w:szCs w:val="20"/>
        </w:rPr>
      </w:pPr>
      <w:r w:rsidRPr="00657601">
        <w:rPr>
          <w:rFonts w:ascii="Courier New" w:eastAsia="Helvetica" w:hAnsi="Helvetica" w:cs="Helvetica"/>
          <w:sz w:val="20"/>
          <w:szCs w:val="20"/>
        </w:rPr>
        <w:t xml:space="preserve">Starting development server at </w:t>
      </w:r>
      <w:hyperlink r:id="rId32" w:history="1">
        <w:r w:rsidRPr="008059D6">
          <w:rPr>
            <w:rStyle w:val="Hyperlink"/>
            <w:rFonts w:ascii="Courier New" w:eastAsia="Helvetica" w:hAnsi="Helvetica" w:cs="Helvetica"/>
            <w:sz w:val="20"/>
            <w:szCs w:val="20"/>
          </w:rPr>
          <w:t>http://127.0.0.1:8000/</w:t>
        </w:r>
      </w:hyperlink>
    </w:p>
    <w:p w14:paraId="7F0AE19D" w14:textId="77777777" w:rsidR="00E03C2B" w:rsidRPr="00657601" w:rsidRDefault="00E03C2B" w:rsidP="00E03C2B">
      <w:pPr>
        <w:ind w:left="332" w:firstLine="720"/>
        <w:rPr>
          <w:rFonts w:ascii="Courier New" w:eastAsia="Helvetica" w:hAnsi="Helvetica" w:cs="Helvetica"/>
          <w:sz w:val="20"/>
          <w:szCs w:val="20"/>
        </w:rPr>
      </w:pPr>
      <w:r w:rsidRPr="00657601">
        <w:rPr>
          <w:rFonts w:ascii="Courier New" w:eastAsia="Helvetica" w:hAnsi="Helvetica" w:cs="Helvetica"/>
          <w:sz w:val="20"/>
          <w:szCs w:val="20"/>
        </w:rPr>
        <w:t>Quit the server with CONTROL-C.</w:t>
      </w:r>
    </w:p>
    <w:p w14:paraId="65ED530B" w14:textId="77777777" w:rsidR="00E03C2B" w:rsidRDefault="00E03C2B" w:rsidP="006C65BB">
      <w:pPr>
        <w:pStyle w:val="UserGuider"/>
      </w:pPr>
      <w:r>
        <w:t xml:space="preserve">If it returns a port error, you can specify a different </w:t>
      </w:r>
      <w:r>
        <w:rPr>
          <w:spacing w:val="-2"/>
        </w:rPr>
        <w:t>port:</w:t>
      </w:r>
    </w:p>
    <w:p w14:paraId="5C97AABB" w14:textId="77777777" w:rsidR="00E03C2B" w:rsidRDefault="00E03C2B" w:rsidP="00E03C2B">
      <w:pPr>
        <w:pStyle w:val="code2"/>
      </w:pPr>
      <w:r>
        <w:t xml:space="preserve">$ python manage.py </w:t>
      </w:r>
      <w:proofErr w:type="spellStart"/>
      <w:r>
        <w:t>runserver</w:t>
      </w:r>
      <w:proofErr w:type="spellEnd"/>
      <w:r>
        <w:t xml:space="preserve"> </w:t>
      </w:r>
      <w:r>
        <w:rPr>
          <w:spacing w:val="-4"/>
        </w:rPr>
        <w:t>8080</w:t>
      </w:r>
    </w:p>
    <w:p w14:paraId="417DAAB0" w14:textId="77777777" w:rsidR="00E03C2B" w:rsidRPr="00E03C2B" w:rsidRDefault="00E03C2B" w:rsidP="006C65BB">
      <w:pPr>
        <w:pStyle w:val="UserGuider"/>
      </w:pPr>
      <w:r w:rsidRPr="00E03C2B">
        <w:t>Access the address in the link provided in Starting development server. Significantly, this address may vary depending on the initial settings performed during installation.</w:t>
      </w:r>
    </w:p>
    <w:p w14:paraId="2F122E56" w14:textId="04655248" w:rsidR="00E03C2B" w:rsidRDefault="00E03C2B" w:rsidP="006C65BB">
      <w:pPr>
        <w:pStyle w:val="UserGuider"/>
        <w:rPr>
          <w:spacing w:val="-2"/>
        </w:rPr>
      </w:pPr>
      <w:r w:rsidRPr="00E03C2B">
        <w:t xml:space="preserve">After user authentication and on the initial administration screen, select an option </w:t>
      </w:r>
      <w:proofErr w:type="spellStart"/>
      <w:r w:rsidRPr="00E03C2B">
        <w:t>Datasource</w:t>
      </w:r>
      <w:proofErr w:type="spellEnd"/>
      <w:r w:rsidRPr="00E03C2B">
        <w:t>.</w:t>
      </w:r>
      <w:r>
        <w:t xml:space="preserve"> </w:t>
      </w:r>
      <w:r>
        <w:t xml:space="preserve">On the </w:t>
      </w:r>
      <w:proofErr w:type="spellStart"/>
      <w:r>
        <w:t>Datasource</w:t>
      </w:r>
      <w:proofErr w:type="spellEnd"/>
      <w:r>
        <w:t xml:space="preserve"> screen, we will have options to consult, modify, </w:t>
      </w:r>
      <w:proofErr w:type="gramStart"/>
      <w:r>
        <w:t>add</w:t>
      </w:r>
      <w:proofErr w:type="gramEnd"/>
      <w:r>
        <w:t xml:space="preserve"> and eliminate </w:t>
      </w:r>
      <w:proofErr w:type="spellStart"/>
      <w:r>
        <w:rPr>
          <w:spacing w:val="-2"/>
        </w:rPr>
        <w:t>Datasource</w:t>
      </w:r>
      <w:proofErr w:type="spellEnd"/>
      <w:r>
        <w:rPr>
          <w:spacing w:val="-2"/>
        </w:rPr>
        <w:t>.</w:t>
      </w:r>
    </w:p>
    <w:p w14:paraId="56D57AF1" w14:textId="77777777" w:rsidR="006C65BB" w:rsidRDefault="00E03C2B" w:rsidP="006C65BB">
      <w:pPr>
        <w:pStyle w:val="UserGuider"/>
        <w:keepNext/>
        <w:jc w:val="center"/>
      </w:pPr>
      <w:r>
        <w:rPr>
          <w:noProof/>
        </w:rPr>
        <w:lastRenderedPageBreak/>
        <w:drawing>
          <wp:inline distT="0" distB="0" distL="0" distR="0" wp14:anchorId="5C8E6A5E" wp14:editId="2808F7C2">
            <wp:extent cx="5187934" cy="2151380"/>
            <wp:effectExtent l="0" t="0" r="0" b="0"/>
            <wp:docPr id="84" name="Image 84"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descr="A screenshot of a computer&#10;&#10;Description automatically generated with medium confidence"/>
                    <pic:cNvPicPr/>
                  </pic:nvPicPr>
                  <pic:blipFill>
                    <a:blip r:embed="rId33" cstate="print"/>
                    <a:stretch>
                      <a:fillRect/>
                    </a:stretch>
                  </pic:blipFill>
                  <pic:spPr>
                    <a:xfrm>
                      <a:off x="0" y="0"/>
                      <a:ext cx="5202830" cy="2157557"/>
                    </a:xfrm>
                    <a:prstGeom prst="rect">
                      <a:avLst/>
                    </a:prstGeom>
                  </pic:spPr>
                </pic:pic>
              </a:graphicData>
            </a:graphic>
          </wp:inline>
        </w:drawing>
      </w:r>
    </w:p>
    <w:p w14:paraId="1F613355" w14:textId="6659EE9F" w:rsidR="00E03C2B" w:rsidRDefault="006C65BB" w:rsidP="006C65BB">
      <w:pPr>
        <w:pStyle w:val="Caption"/>
        <w:jc w:val="center"/>
      </w:pPr>
      <w:bookmarkStart w:id="25" w:name="_Toc139042911"/>
      <w:r>
        <w:t xml:space="preserve">Figure </w:t>
      </w:r>
      <w:r>
        <w:fldChar w:fldCharType="begin"/>
      </w:r>
      <w:r>
        <w:instrText xml:space="preserve"> SEQ Figure \* ARABIC </w:instrText>
      </w:r>
      <w:r>
        <w:fldChar w:fldCharType="separate"/>
      </w:r>
      <w:r w:rsidR="00280D40">
        <w:rPr>
          <w:noProof/>
        </w:rPr>
        <w:t>20</w:t>
      </w:r>
      <w:r>
        <w:fldChar w:fldCharType="end"/>
      </w:r>
      <w:r>
        <w:t xml:space="preserve">: Web </w:t>
      </w:r>
      <w:proofErr w:type="spellStart"/>
      <w:r>
        <w:t>datasouce</w:t>
      </w:r>
      <w:bookmarkEnd w:id="25"/>
      <w:proofErr w:type="spellEnd"/>
    </w:p>
    <w:p w14:paraId="7B73EE7E" w14:textId="11805064" w:rsidR="00E03C2B" w:rsidRDefault="00E03C2B" w:rsidP="006C65BB">
      <w:pPr>
        <w:pStyle w:val="UserGuider"/>
      </w:pPr>
      <w:r>
        <w:t xml:space="preserve">On the first screen, we have a view of all available </w:t>
      </w:r>
      <w:proofErr w:type="spellStart"/>
      <w:r>
        <w:t>Datasource</w:t>
      </w:r>
      <w:proofErr w:type="spellEnd"/>
      <w:r>
        <w:t xml:space="preserve">. To consult, click a desired </w:t>
      </w:r>
      <w:proofErr w:type="spellStart"/>
      <w:r>
        <w:rPr>
          <w:spacing w:val="-2"/>
        </w:rPr>
        <w:t>Datasource</w:t>
      </w:r>
      <w:proofErr w:type="spellEnd"/>
      <w:r>
        <w:rPr>
          <w:spacing w:val="-2"/>
        </w:rPr>
        <w:t>.</w:t>
      </w:r>
    </w:p>
    <w:p w14:paraId="55CAD11A" w14:textId="77777777" w:rsidR="006C65BB" w:rsidRDefault="00E03C2B" w:rsidP="006C65BB">
      <w:pPr>
        <w:pStyle w:val="UserGuider"/>
        <w:keepNext/>
        <w:jc w:val="center"/>
      </w:pPr>
      <w:r>
        <w:rPr>
          <w:noProof/>
        </w:rPr>
        <w:drawing>
          <wp:inline distT="0" distB="0" distL="0" distR="0" wp14:anchorId="1C8BB93B" wp14:editId="147A3510">
            <wp:extent cx="5585460" cy="1490345"/>
            <wp:effectExtent l="0" t="0" r="2540" b="0"/>
            <wp:docPr id="85" name="Image 85" descr="A picture containing text, screenshot, receip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A picture containing text, screenshot, receip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5460" cy="1490345"/>
                    </a:xfrm>
                    <a:prstGeom prst="rect">
                      <a:avLst/>
                    </a:prstGeom>
                  </pic:spPr>
                </pic:pic>
              </a:graphicData>
            </a:graphic>
          </wp:inline>
        </w:drawing>
      </w:r>
    </w:p>
    <w:p w14:paraId="04C92149" w14:textId="42D81BA8" w:rsidR="00E03C2B" w:rsidRDefault="006C65BB" w:rsidP="006C65BB">
      <w:pPr>
        <w:pStyle w:val="Caption"/>
        <w:jc w:val="center"/>
      </w:pPr>
      <w:bookmarkStart w:id="26" w:name="_Toc139042912"/>
      <w:r>
        <w:t xml:space="preserve">Figure </w:t>
      </w:r>
      <w:r>
        <w:fldChar w:fldCharType="begin"/>
      </w:r>
      <w:r>
        <w:instrText xml:space="preserve"> SEQ Figure \* ARABIC </w:instrText>
      </w:r>
      <w:r>
        <w:fldChar w:fldCharType="separate"/>
      </w:r>
      <w:r w:rsidR="00280D40">
        <w:rPr>
          <w:noProof/>
        </w:rPr>
        <w:t>21</w:t>
      </w:r>
      <w:r>
        <w:fldChar w:fldCharType="end"/>
      </w:r>
      <w:r>
        <w:t xml:space="preserve">: Web </w:t>
      </w:r>
      <w:proofErr w:type="spellStart"/>
      <w:r>
        <w:t>datasouce</w:t>
      </w:r>
      <w:proofErr w:type="spellEnd"/>
      <w:r>
        <w:t xml:space="preserve"> change</w:t>
      </w:r>
      <w:bookmarkEnd w:id="26"/>
    </w:p>
    <w:p w14:paraId="4A2DB685" w14:textId="77777777" w:rsidR="00E03C2B" w:rsidRPr="00954F89" w:rsidRDefault="00E03C2B" w:rsidP="006C65BB">
      <w:pPr>
        <w:pStyle w:val="UserGuider"/>
        <w:rPr>
          <w:b/>
          <w:bCs/>
        </w:rPr>
      </w:pPr>
      <w:r w:rsidRPr="00954F89">
        <w:t>On</w:t>
      </w:r>
      <w:r w:rsidRPr="00954F89">
        <w:rPr>
          <w:spacing w:val="-2"/>
        </w:rPr>
        <w:t xml:space="preserve"> </w:t>
      </w:r>
      <w:r w:rsidRPr="00954F89">
        <w:t>the</w:t>
      </w:r>
      <w:r w:rsidRPr="00954F89">
        <w:rPr>
          <w:spacing w:val="-2"/>
        </w:rPr>
        <w:t xml:space="preserve"> </w:t>
      </w:r>
      <w:r w:rsidRPr="00954F89">
        <w:t>next</w:t>
      </w:r>
      <w:r w:rsidRPr="00954F89">
        <w:rPr>
          <w:spacing w:val="-2"/>
        </w:rPr>
        <w:t xml:space="preserve"> </w:t>
      </w:r>
      <w:r w:rsidRPr="00954F89">
        <w:t>screen,</w:t>
      </w:r>
      <w:r w:rsidRPr="00954F89">
        <w:rPr>
          <w:spacing w:val="-2"/>
        </w:rPr>
        <w:t xml:space="preserve"> </w:t>
      </w:r>
      <w:r w:rsidRPr="00954F89">
        <w:t>we</w:t>
      </w:r>
      <w:r w:rsidRPr="00954F89">
        <w:rPr>
          <w:spacing w:val="-2"/>
        </w:rPr>
        <w:t xml:space="preserve"> </w:t>
      </w:r>
      <w:r w:rsidRPr="00954F89">
        <w:t>have</w:t>
      </w:r>
      <w:r w:rsidRPr="00954F89">
        <w:rPr>
          <w:spacing w:val="-2"/>
        </w:rPr>
        <w:t xml:space="preserve"> </w:t>
      </w:r>
      <w:r w:rsidRPr="00954F89">
        <w:t>all</w:t>
      </w:r>
      <w:r w:rsidRPr="00954F89">
        <w:rPr>
          <w:spacing w:val="-2"/>
        </w:rPr>
        <w:t xml:space="preserve"> </w:t>
      </w:r>
      <w:r w:rsidRPr="00954F89">
        <w:t>the</w:t>
      </w:r>
      <w:r w:rsidRPr="00954F89">
        <w:rPr>
          <w:spacing w:val="-2"/>
        </w:rPr>
        <w:t xml:space="preserve"> </w:t>
      </w:r>
      <w:proofErr w:type="spellStart"/>
      <w:r w:rsidRPr="00954F89">
        <w:t>Datasource</w:t>
      </w:r>
      <w:proofErr w:type="spellEnd"/>
      <w:r w:rsidRPr="00954F89">
        <w:rPr>
          <w:spacing w:val="-2"/>
        </w:rPr>
        <w:t xml:space="preserve"> </w:t>
      </w:r>
      <w:r w:rsidRPr="00954F89">
        <w:t>fields</w:t>
      </w:r>
      <w:r w:rsidRPr="00954F89">
        <w:rPr>
          <w:spacing w:val="-2"/>
        </w:rPr>
        <w:t xml:space="preserve"> </w:t>
      </w:r>
      <w:r w:rsidRPr="00954F89">
        <w:t>open</w:t>
      </w:r>
      <w:r w:rsidRPr="00954F89">
        <w:rPr>
          <w:spacing w:val="-2"/>
        </w:rPr>
        <w:t xml:space="preserve"> </w:t>
      </w:r>
      <w:r w:rsidRPr="00954F89">
        <w:t>for</w:t>
      </w:r>
      <w:r w:rsidRPr="00954F89">
        <w:rPr>
          <w:spacing w:val="-2"/>
        </w:rPr>
        <w:t xml:space="preserve"> </w:t>
      </w:r>
      <w:r w:rsidRPr="00954F89">
        <w:t>modifications.</w:t>
      </w:r>
      <w:r w:rsidRPr="00954F89">
        <w:rPr>
          <w:spacing w:val="-2"/>
        </w:rPr>
        <w:t xml:space="preserve"> </w:t>
      </w:r>
      <w:r w:rsidRPr="00954F89">
        <w:t>To</w:t>
      </w:r>
      <w:r w:rsidRPr="00954F89">
        <w:rPr>
          <w:spacing w:val="-2"/>
        </w:rPr>
        <w:t xml:space="preserve"> </w:t>
      </w:r>
      <w:r w:rsidRPr="00954F89">
        <w:t>modify,</w:t>
      </w:r>
      <w:r w:rsidRPr="00954F89">
        <w:rPr>
          <w:spacing w:val="-2"/>
        </w:rPr>
        <w:t xml:space="preserve"> </w:t>
      </w:r>
      <w:r w:rsidRPr="00954F89">
        <w:t>change</w:t>
      </w:r>
      <w:r w:rsidRPr="00954F89">
        <w:rPr>
          <w:spacing w:val="-2"/>
        </w:rPr>
        <w:t xml:space="preserve"> </w:t>
      </w:r>
      <w:r w:rsidRPr="00954F89">
        <w:t>the</w:t>
      </w:r>
      <w:r w:rsidRPr="00954F89">
        <w:rPr>
          <w:spacing w:val="-2"/>
        </w:rPr>
        <w:t xml:space="preserve"> </w:t>
      </w:r>
      <w:r w:rsidRPr="00954F89">
        <w:t>desired information and select one of the three button options:</w:t>
      </w:r>
    </w:p>
    <w:p w14:paraId="56BFE781" w14:textId="77777777" w:rsidR="00E03C2B" w:rsidRDefault="00E03C2B" w:rsidP="006C65BB">
      <w:pPr>
        <w:pStyle w:val="UserGuider"/>
        <w:numPr>
          <w:ilvl w:val="0"/>
          <w:numId w:val="17"/>
        </w:numPr>
      </w:pPr>
      <w:r>
        <w:rPr>
          <w:rFonts w:ascii="Courier New" w:hAnsi="Courier New"/>
        </w:rPr>
        <w:t>Save and add another</w:t>
      </w:r>
      <w:r>
        <w:t>:</w:t>
      </w:r>
      <w:r>
        <w:rPr>
          <w:spacing w:val="25"/>
        </w:rPr>
        <w:t xml:space="preserve"> </w:t>
      </w:r>
      <w:r>
        <w:t>Will</w:t>
      </w:r>
      <w:r>
        <w:rPr>
          <w:spacing w:val="25"/>
        </w:rPr>
        <w:t xml:space="preserve"> </w:t>
      </w:r>
      <w:r>
        <w:t>save</w:t>
      </w:r>
      <w:r>
        <w:rPr>
          <w:spacing w:val="25"/>
        </w:rPr>
        <w:t xml:space="preserve"> </w:t>
      </w:r>
      <w:r>
        <w:t>the</w:t>
      </w:r>
      <w:r>
        <w:rPr>
          <w:spacing w:val="25"/>
        </w:rPr>
        <w:t xml:space="preserve"> </w:t>
      </w:r>
      <w:r>
        <w:t>changes</w:t>
      </w:r>
      <w:r>
        <w:rPr>
          <w:spacing w:val="25"/>
        </w:rPr>
        <w:t xml:space="preserve"> </w:t>
      </w:r>
      <w:r>
        <w:t>and</w:t>
      </w:r>
      <w:r>
        <w:rPr>
          <w:spacing w:val="25"/>
        </w:rPr>
        <w:t xml:space="preserve"> </w:t>
      </w:r>
      <w:r>
        <w:t>open</w:t>
      </w:r>
      <w:r>
        <w:rPr>
          <w:spacing w:val="25"/>
        </w:rPr>
        <w:t xml:space="preserve"> </w:t>
      </w:r>
      <w:r>
        <w:t>a</w:t>
      </w:r>
      <w:r>
        <w:rPr>
          <w:spacing w:val="25"/>
        </w:rPr>
        <w:t xml:space="preserve"> </w:t>
      </w:r>
      <w:r>
        <w:t>blank</w:t>
      </w:r>
      <w:r>
        <w:rPr>
          <w:spacing w:val="25"/>
        </w:rPr>
        <w:t xml:space="preserve"> </w:t>
      </w:r>
      <w:proofErr w:type="spellStart"/>
      <w:r>
        <w:t>Datasource</w:t>
      </w:r>
      <w:proofErr w:type="spellEnd"/>
      <w:r>
        <w:rPr>
          <w:spacing w:val="25"/>
        </w:rPr>
        <w:t xml:space="preserve"> </w:t>
      </w:r>
      <w:r>
        <w:t>screen</w:t>
      </w:r>
      <w:r>
        <w:rPr>
          <w:spacing w:val="25"/>
        </w:rPr>
        <w:t xml:space="preserve"> </w:t>
      </w:r>
      <w:r>
        <w:t>to</w:t>
      </w:r>
      <w:r>
        <w:rPr>
          <w:spacing w:val="25"/>
        </w:rPr>
        <w:t xml:space="preserve"> </w:t>
      </w:r>
      <w:r>
        <w:t>add</w:t>
      </w:r>
      <w:r>
        <w:rPr>
          <w:spacing w:val="25"/>
        </w:rPr>
        <w:t xml:space="preserve"> </w:t>
      </w:r>
      <w:r>
        <w:t>a</w:t>
      </w:r>
      <w:r>
        <w:rPr>
          <w:spacing w:val="25"/>
        </w:rPr>
        <w:t xml:space="preserve"> </w:t>
      </w:r>
      <w:r>
        <w:t xml:space="preserve">new </w:t>
      </w:r>
      <w:proofErr w:type="spellStart"/>
      <w:r>
        <w:t>Datasource</w:t>
      </w:r>
      <w:proofErr w:type="spellEnd"/>
      <w:r>
        <w:t xml:space="preserve"> record.</w:t>
      </w:r>
    </w:p>
    <w:p w14:paraId="1B211BE1" w14:textId="77777777" w:rsidR="00E03C2B" w:rsidRDefault="00E03C2B" w:rsidP="006C65BB">
      <w:pPr>
        <w:pStyle w:val="UserGuider"/>
        <w:numPr>
          <w:ilvl w:val="0"/>
          <w:numId w:val="17"/>
        </w:numPr>
      </w:pPr>
      <w:r>
        <w:rPr>
          <w:rFonts w:ascii="Courier New" w:hAnsi="Courier New"/>
        </w:rPr>
        <w:t xml:space="preserve">Save and </w:t>
      </w:r>
      <w:proofErr w:type="gramStart"/>
      <w:r>
        <w:rPr>
          <w:rFonts w:ascii="Courier New" w:hAnsi="Courier New"/>
        </w:rPr>
        <w:t>Continue</w:t>
      </w:r>
      <w:proofErr w:type="gramEnd"/>
      <w:r>
        <w:rPr>
          <w:rFonts w:ascii="Courier New" w:hAnsi="Courier New"/>
        </w:rPr>
        <w:t xml:space="preserve"> editing</w:t>
      </w:r>
      <w:r>
        <w:t xml:space="preserve">: Will save the changes and continue on the </w:t>
      </w:r>
      <w:proofErr w:type="spellStart"/>
      <w:r>
        <w:t>Datasource</w:t>
      </w:r>
      <w:proofErr w:type="spellEnd"/>
      <w:r>
        <w:t xml:space="preserve"> </w:t>
      </w:r>
      <w:r>
        <w:rPr>
          <w:spacing w:val="-2"/>
        </w:rPr>
        <w:t>screen.</w:t>
      </w:r>
    </w:p>
    <w:p w14:paraId="60373C4F" w14:textId="77777777" w:rsidR="00E03C2B" w:rsidRDefault="00E03C2B" w:rsidP="006C65BB">
      <w:pPr>
        <w:pStyle w:val="UserGuider"/>
        <w:numPr>
          <w:ilvl w:val="0"/>
          <w:numId w:val="17"/>
        </w:numPr>
      </w:pPr>
      <w:r>
        <w:rPr>
          <w:rFonts w:ascii="Courier New" w:hAnsi="Courier New"/>
        </w:rPr>
        <w:t>Save</w:t>
      </w:r>
      <w:r>
        <w:t xml:space="preserve">: Will save the changes and return to the screen with the list of </w:t>
      </w:r>
      <w:proofErr w:type="spellStart"/>
      <w:r>
        <w:rPr>
          <w:spacing w:val="-2"/>
        </w:rPr>
        <w:t>Datasource</w:t>
      </w:r>
      <w:proofErr w:type="spellEnd"/>
      <w:r>
        <w:rPr>
          <w:spacing w:val="-2"/>
        </w:rPr>
        <w:t>.</w:t>
      </w:r>
    </w:p>
    <w:p w14:paraId="38E871FF" w14:textId="4907BBCA" w:rsidR="00E03C2B" w:rsidRDefault="00E03C2B" w:rsidP="006C65BB">
      <w:pPr>
        <w:pStyle w:val="UserGuider"/>
      </w:pPr>
      <w:r>
        <w:t>In</w:t>
      </w:r>
      <w:r>
        <w:rPr>
          <w:spacing w:val="-4"/>
        </w:rPr>
        <w:t xml:space="preserve"> </w:t>
      </w:r>
      <w:r>
        <w:t>the</w:t>
      </w:r>
      <w:r>
        <w:rPr>
          <w:spacing w:val="-4"/>
        </w:rPr>
        <w:t xml:space="preserve"> </w:t>
      </w:r>
      <w:r>
        <w:t>History</w:t>
      </w:r>
      <w:r>
        <w:rPr>
          <w:spacing w:val="-4"/>
        </w:rPr>
        <w:t xml:space="preserve"> </w:t>
      </w:r>
      <w:r>
        <w:t>button,</w:t>
      </w:r>
      <w:r>
        <w:rPr>
          <w:spacing w:val="-4"/>
        </w:rPr>
        <w:t xml:space="preserve"> </w:t>
      </w:r>
      <w:r>
        <w:t>we</w:t>
      </w:r>
      <w:r>
        <w:rPr>
          <w:spacing w:val="-4"/>
        </w:rPr>
        <w:t xml:space="preserve"> </w:t>
      </w:r>
      <w:r>
        <w:t>can</w:t>
      </w:r>
      <w:r>
        <w:rPr>
          <w:spacing w:val="-4"/>
        </w:rPr>
        <w:t xml:space="preserve"> </w:t>
      </w:r>
      <w:r>
        <w:t>consult</w:t>
      </w:r>
      <w:r>
        <w:rPr>
          <w:spacing w:val="-4"/>
        </w:rPr>
        <w:t xml:space="preserve"> </w:t>
      </w:r>
      <w:r>
        <w:t>all</w:t>
      </w:r>
      <w:r>
        <w:rPr>
          <w:spacing w:val="-4"/>
        </w:rPr>
        <w:t xml:space="preserve"> </w:t>
      </w:r>
      <w:r>
        <w:t>the</w:t>
      </w:r>
      <w:r>
        <w:rPr>
          <w:spacing w:val="-4"/>
        </w:rPr>
        <w:t xml:space="preserve"> </w:t>
      </w:r>
      <w:r>
        <w:t>modifications</w:t>
      </w:r>
      <w:r>
        <w:rPr>
          <w:spacing w:val="-4"/>
        </w:rPr>
        <w:t xml:space="preserve"> </w:t>
      </w:r>
      <w:r>
        <w:t>carried</w:t>
      </w:r>
      <w:r>
        <w:rPr>
          <w:spacing w:val="-4"/>
        </w:rPr>
        <w:t xml:space="preserve"> </w:t>
      </w:r>
      <w:r>
        <w:t>out</w:t>
      </w:r>
      <w:r>
        <w:rPr>
          <w:spacing w:val="-4"/>
        </w:rPr>
        <w:t xml:space="preserve"> </w:t>
      </w:r>
      <w:r>
        <w:t>in</w:t>
      </w:r>
      <w:r>
        <w:rPr>
          <w:spacing w:val="-4"/>
        </w:rPr>
        <w:t xml:space="preserve"> </w:t>
      </w:r>
      <w:r>
        <w:t>the</w:t>
      </w:r>
      <w:r>
        <w:rPr>
          <w:spacing w:val="-4"/>
        </w:rPr>
        <w:t xml:space="preserve"> </w:t>
      </w:r>
      <w:proofErr w:type="spellStart"/>
      <w:r>
        <w:t>Datasource</w:t>
      </w:r>
      <w:proofErr w:type="spellEnd"/>
      <w:r>
        <w:t>,</w:t>
      </w:r>
      <w:r>
        <w:rPr>
          <w:spacing w:val="-4"/>
        </w:rPr>
        <w:t xml:space="preserve"> </w:t>
      </w:r>
      <w:r>
        <w:t>this</w:t>
      </w:r>
      <w:r>
        <w:rPr>
          <w:spacing w:val="-4"/>
        </w:rPr>
        <w:t xml:space="preserve"> </w:t>
      </w:r>
      <w:r>
        <w:t>function</w:t>
      </w:r>
      <w:r>
        <w:rPr>
          <w:spacing w:val="-4"/>
        </w:rPr>
        <w:t xml:space="preserve"> </w:t>
      </w:r>
      <w:r>
        <w:t>will</w:t>
      </w:r>
      <w:r>
        <w:rPr>
          <w:spacing w:val="-4"/>
        </w:rPr>
        <w:t xml:space="preserve"> </w:t>
      </w:r>
      <w:r>
        <w:t>be</w:t>
      </w:r>
      <w:r>
        <w:rPr>
          <w:spacing w:val="-4"/>
        </w:rPr>
        <w:t xml:space="preserve"> </w:t>
      </w:r>
      <w:r>
        <w:t>important to track modifications and audit the process.</w:t>
      </w:r>
    </w:p>
    <w:p w14:paraId="75DCA996" w14:textId="77777777" w:rsidR="006C65BB" w:rsidRDefault="00E03C2B" w:rsidP="006C65BB">
      <w:pPr>
        <w:pStyle w:val="UserGuider"/>
        <w:keepNext/>
        <w:jc w:val="center"/>
      </w:pPr>
      <w:r>
        <w:rPr>
          <w:noProof/>
        </w:rPr>
        <w:lastRenderedPageBreak/>
        <w:drawing>
          <wp:inline distT="0" distB="0" distL="0" distR="0" wp14:anchorId="3BF5344A" wp14:editId="48E3CE0E">
            <wp:extent cx="5099050" cy="863600"/>
            <wp:effectExtent l="0" t="0" r="6350" b="0"/>
            <wp:docPr id="86" name="Image 86" descr="A picture containing text, screenshot, receipt, fon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A picture containing text, screenshot, receipt, fon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99050" cy="863600"/>
                    </a:xfrm>
                    <a:prstGeom prst="rect">
                      <a:avLst/>
                    </a:prstGeom>
                  </pic:spPr>
                </pic:pic>
              </a:graphicData>
            </a:graphic>
          </wp:inline>
        </w:drawing>
      </w:r>
    </w:p>
    <w:p w14:paraId="29CE84EF" w14:textId="193EB1A8" w:rsidR="00E03C2B" w:rsidRDefault="006C65BB" w:rsidP="006C65BB">
      <w:pPr>
        <w:pStyle w:val="Caption"/>
        <w:jc w:val="center"/>
      </w:pPr>
      <w:bookmarkStart w:id="27" w:name="_Toc139042913"/>
      <w:r>
        <w:t xml:space="preserve">Figure </w:t>
      </w:r>
      <w:r>
        <w:fldChar w:fldCharType="begin"/>
      </w:r>
      <w:r>
        <w:instrText xml:space="preserve"> SEQ Figure \* ARABIC </w:instrText>
      </w:r>
      <w:r>
        <w:fldChar w:fldCharType="separate"/>
      </w:r>
      <w:r w:rsidR="00280D40">
        <w:rPr>
          <w:noProof/>
        </w:rPr>
        <w:t>22</w:t>
      </w:r>
      <w:r>
        <w:fldChar w:fldCharType="end"/>
      </w:r>
      <w:r>
        <w:t xml:space="preserve">: Web </w:t>
      </w:r>
      <w:proofErr w:type="spellStart"/>
      <w:r>
        <w:t>datasource</w:t>
      </w:r>
      <w:proofErr w:type="spellEnd"/>
      <w:r>
        <w:t xml:space="preserve"> change history</w:t>
      </w:r>
      <w:bookmarkEnd w:id="27"/>
    </w:p>
    <w:p w14:paraId="72CE8F4D" w14:textId="77777777" w:rsidR="00E03C2B" w:rsidRDefault="00E03C2B" w:rsidP="006C65BB">
      <w:pPr>
        <w:pStyle w:val="UserGuider"/>
      </w:pPr>
      <w:r>
        <w:t xml:space="preserve">The </w:t>
      </w:r>
      <w:r>
        <w:rPr>
          <w:rFonts w:ascii="Courier New"/>
        </w:rPr>
        <w:t>DELETE</w:t>
      </w:r>
      <w:r>
        <w:rPr>
          <w:rFonts w:ascii="Courier New"/>
          <w:spacing w:val="-65"/>
        </w:rPr>
        <w:t xml:space="preserve"> </w:t>
      </w:r>
      <w:r>
        <w:t xml:space="preserve">button will permanently delete the </w:t>
      </w:r>
      <w:proofErr w:type="spellStart"/>
      <w:r>
        <w:t>Datasource</w:t>
      </w:r>
      <w:proofErr w:type="spellEnd"/>
      <w:r>
        <w:t xml:space="preserve"> </w:t>
      </w:r>
      <w:r>
        <w:rPr>
          <w:spacing w:val="-2"/>
        </w:rPr>
        <w:t>record.</w:t>
      </w:r>
    </w:p>
    <w:p w14:paraId="795C6BF0" w14:textId="77777777" w:rsidR="00E03C2B" w:rsidRDefault="00E03C2B" w:rsidP="006C65BB">
      <w:pPr>
        <w:pStyle w:val="UserGuider"/>
      </w:pPr>
      <w:r>
        <w:t xml:space="preserve">Caution: when deleting a </w:t>
      </w:r>
      <w:proofErr w:type="spellStart"/>
      <w:r>
        <w:t>Datasource</w:t>
      </w:r>
      <w:proofErr w:type="spellEnd"/>
      <w:r>
        <w:t xml:space="preserve">, the system will also delete all records dependent on that </w:t>
      </w:r>
      <w:proofErr w:type="spellStart"/>
      <w:r>
        <w:t>Datasource</w:t>
      </w:r>
      <w:proofErr w:type="spellEnd"/>
      <w:r>
        <w:t>, which</w:t>
      </w:r>
      <w:r>
        <w:rPr>
          <w:spacing w:val="40"/>
        </w:rPr>
        <w:t xml:space="preserve"> </w:t>
      </w:r>
      <w:r>
        <w:t xml:space="preserve">include Connector, Parameterizations of transformations and </w:t>
      </w:r>
      <w:proofErr w:type="spellStart"/>
      <w:r>
        <w:t>TermMaps</w:t>
      </w:r>
      <w:proofErr w:type="spellEnd"/>
    </w:p>
    <w:p w14:paraId="69A5D6D6" w14:textId="77777777" w:rsidR="00E03C2B" w:rsidRDefault="00E03C2B" w:rsidP="006C65BB">
      <w:pPr>
        <w:pStyle w:val="UserGuider"/>
      </w:pPr>
      <w:r>
        <w:t>Deletion</w:t>
      </w:r>
      <w:r>
        <w:rPr>
          <w:spacing w:val="-3"/>
        </w:rPr>
        <w:t xml:space="preserve"> </w:t>
      </w:r>
      <w:r>
        <w:t>can</w:t>
      </w:r>
      <w:r>
        <w:rPr>
          <w:spacing w:val="-3"/>
        </w:rPr>
        <w:t xml:space="preserve"> </w:t>
      </w:r>
      <w:r>
        <w:t>also</w:t>
      </w:r>
      <w:r>
        <w:rPr>
          <w:spacing w:val="-3"/>
        </w:rPr>
        <w:t xml:space="preserve"> </w:t>
      </w:r>
      <w:r>
        <w:t>be</w:t>
      </w:r>
      <w:r>
        <w:rPr>
          <w:spacing w:val="-3"/>
        </w:rPr>
        <w:t xml:space="preserve"> </w:t>
      </w:r>
      <w:r>
        <w:t>performed</w:t>
      </w:r>
      <w:r>
        <w:rPr>
          <w:spacing w:val="-3"/>
        </w:rPr>
        <w:t xml:space="preserve"> </w:t>
      </w:r>
      <w:proofErr w:type="spellStart"/>
      <w:r>
        <w:t>en</w:t>
      </w:r>
      <w:proofErr w:type="spellEnd"/>
      <w:r>
        <w:rPr>
          <w:spacing w:val="-3"/>
        </w:rPr>
        <w:t xml:space="preserve"> </w:t>
      </w:r>
      <w:r>
        <w:t>bloc.</w:t>
      </w:r>
      <w:r>
        <w:rPr>
          <w:spacing w:val="-3"/>
        </w:rPr>
        <w:t xml:space="preserve"> </w:t>
      </w:r>
      <w:r>
        <w:t>On</w:t>
      </w:r>
      <w:r>
        <w:rPr>
          <w:spacing w:val="-3"/>
        </w:rPr>
        <w:t xml:space="preserve"> </w:t>
      </w:r>
      <w:r>
        <w:t>the</w:t>
      </w:r>
      <w:r>
        <w:rPr>
          <w:spacing w:val="-3"/>
        </w:rPr>
        <w:t xml:space="preserve"> </w:t>
      </w:r>
      <w:proofErr w:type="spellStart"/>
      <w:r>
        <w:t>Datasource</w:t>
      </w:r>
      <w:proofErr w:type="spellEnd"/>
      <w:r>
        <w:rPr>
          <w:spacing w:val="-3"/>
        </w:rPr>
        <w:t xml:space="preserve"> </w:t>
      </w:r>
      <w:r>
        <w:t>List</w:t>
      </w:r>
      <w:r>
        <w:rPr>
          <w:spacing w:val="-3"/>
        </w:rPr>
        <w:t xml:space="preserve"> </w:t>
      </w:r>
      <w:r>
        <w:t>screen,</w:t>
      </w:r>
      <w:r>
        <w:rPr>
          <w:spacing w:val="-3"/>
        </w:rPr>
        <w:t xml:space="preserve"> </w:t>
      </w:r>
      <w:r>
        <w:t>select</w:t>
      </w:r>
      <w:r>
        <w:rPr>
          <w:spacing w:val="-3"/>
        </w:rPr>
        <w:t xml:space="preserve"> </w:t>
      </w:r>
      <w:r>
        <w:t>all</w:t>
      </w:r>
      <w:r>
        <w:rPr>
          <w:spacing w:val="-3"/>
        </w:rPr>
        <w:t xml:space="preserve"> </w:t>
      </w:r>
      <w:r>
        <w:t>the</w:t>
      </w:r>
      <w:r>
        <w:rPr>
          <w:spacing w:val="-3"/>
        </w:rPr>
        <w:t xml:space="preserve"> </w:t>
      </w:r>
      <w:proofErr w:type="spellStart"/>
      <w:r>
        <w:t>Datasource</w:t>
      </w:r>
      <w:proofErr w:type="spellEnd"/>
      <w:r>
        <w:rPr>
          <w:spacing w:val="-3"/>
        </w:rPr>
        <w:t xml:space="preserve"> </w:t>
      </w:r>
      <w:r>
        <w:t>you</w:t>
      </w:r>
      <w:r>
        <w:rPr>
          <w:spacing w:val="-3"/>
        </w:rPr>
        <w:t xml:space="preserve"> </w:t>
      </w:r>
      <w:r>
        <w:t>want</w:t>
      </w:r>
      <w:r>
        <w:rPr>
          <w:spacing w:val="-3"/>
        </w:rPr>
        <w:t xml:space="preserve"> </w:t>
      </w:r>
      <w:r>
        <w:t>to</w:t>
      </w:r>
      <w:r>
        <w:rPr>
          <w:spacing w:val="-3"/>
        </w:rPr>
        <w:t xml:space="preserve"> </w:t>
      </w:r>
      <w:r>
        <w:t xml:space="preserve">delete, choose the Delete Selected </w:t>
      </w:r>
      <w:proofErr w:type="spellStart"/>
      <w:r>
        <w:t>Datasource</w:t>
      </w:r>
      <w:proofErr w:type="spellEnd"/>
      <w:r>
        <w:t xml:space="preserve"> action and click on the </w:t>
      </w:r>
      <w:r>
        <w:rPr>
          <w:rFonts w:ascii="Courier New"/>
        </w:rPr>
        <w:t>GO</w:t>
      </w:r>
      <w:r>
        <w:rPr>
          <w:rFonts w:ascii="Courier New"/>
          <w:spacing w:val="-51"/>
        </w:rPr>
        <w:t xml:space="preserve"> </w:t>
      </w:r>
      <w:r>
        <w:t>button.</w:t>
      </w:r>
    </w:p>
    <w:p w14:paraId="1A2FCB4D" w14:textId="77777777" w:rsidR="00E03C2B" w:rsidRDefault="00E03C2B" w:rsidP="006C65BB">
      <w:pPr>
        <w:pStyle w:val="UserGuider"/>
      </w:pPr>
      <w:r>
        <w:t>Be</w:t>
      </w:r>
      <w:r>
        <w:rPr>
          <w:spacing w:val="-2"/>
        </w:rPr>
        <w:t xml:space="preserve"> </w:t>
      </w:r>
      <w:r>
        <w:t>careful,</w:t>
      </w:r>
      <w:r>
        <w:rPr>
          <w:spacing w:val="-2"/>
        </w:rPr>
        <w:t xml:space="preserve"> </w:t>
      </w:r>
      <w:r>
        <w:t>this</w:t>
      </w:r>
      <w:r>
        <w:rPr>
          <w:spacing w:val="-2"/>
        </w:rPr>
        <w:t xml:space="preserve"> </w:t>
      </w:r>
      <w:r>
        <w:t>elimination</w:t>
      </w:r>
      <w:r>
        <w:rPr>
          <w:spacing w:val="-2"/>
        </w:rPr>
        <w:t xml:space="preserve"> </w:t>
      </w:r>
      <w:r>
        <w:t>operation</w:t>
      </w:r>
      <w:r>
        <w:rPr>
          <w:spacing w:val="-2"/>
        </w:rPr>
        <w:t xml:space="preserve"> </w:t>
      </w:r>
      <w:r>
        <w:t>will</w:t>
      </w:r>
      <w:r>
        <w:rPr>
          <w:spacing w:val="-2"/>
        </w:rPr>
        <w:t xml:space="preserve"> </w:t>
      </w:r>
      <w:r>
        <w:t>be</w:t>
      </w:r>
      <w:r>
        <w:rPr>
          <w:spacing w:val="-2"/>
        </w:rPr>
        <w:t xml:space="preserve"> </w:t>
      </w:r>
      <w:r>
        <w:t>definitive</w:t>
      </w:r>
      <w:r>
        <w:rPr>
          <w:spacing w:val="-2"/>
        </w:rPr>
        <w:t xml:space="preserve"> </w:t>
      </w:r>
      <w:r>
        <w:t>for</w:t>
      </w:r>
      <w:r>
        <w:rPr>
          <w:spacing w:val="-2"/>
        </w:rPr>
        <w:t xml:space="preserve"> </w:t>
      </w:r>
      <w:r>
        <w:t>the</w:t>
      </w:r>
      <w:r>
        <w:rPr>
          <w:spacing w:val="-2"/>
        </w:rPr>
        <w:t xml:space="preserve"> </w:t>
      </w:r>
      <w:proofErr w:type="spellStart"/>
      <w:r>
        <w:t>Datasource</w:t>
      </w:r>
      <w:proofErr w:type="spellEnd"/>
      <w:r>
        <w:rPr>
          <w:spacing w:val="-2"/>
        </w:rPr>
        <w:t xml:space="preserve"> </w:t>
      </w:r>
      <w:r>
        <w:t>and</w:t>
      </w:r>
      <w:r>
        <w:rPr>
          <w:spacing w:val="-2"/>
        </w:rPr>
        <w:t xml:space="preserve"> </w:t>
      </w:r>
      <w:r>
        <w:t>for</w:t>
      </w:r>
      <w:r>
        <w:rPr>
          <w:spacing w:val="-2"/>
        </w:rPr>
        <w:t xml:space="preserve"> </w:t>
      </w:r>
      <w:r>
        <w:t>all</w:t>
      </w:r>
      <w:r>
        <w:rPr>
          <w:spacing w:val="-2"/>
        </w:rPr>
        <w:t xml:space="preserve"> </w:t>
      </w:r>
      <w:r>
        <w:t>other</w:t>
      </w:r>
      <w:r>
        <w:rPr>
          <w:spacing w:val="-2"/>
        </w:rPr>
        <w:t xml:space="preserve"> </w:t>
      </w:r>
      <w:r>
        <w:t>records</w:t>
      </w:r>
      <w:r>
        <w:rPr>
          <w:spacing w:val="-2"/>
        </w:rPr>
        <w:t xml:space="preserve"> </w:t>
      </w:r>
      <w:r>
        <w:t>dependent</w:t>
      </w:r>
      <w:r>
        <w:rPr>
          <w:spacing w:val="-2"/>
        </w:rPr>
        <w:t xml:space="preserve"> </w:t>
      </w:r>
      <w:r>
        <w:t>on</w:t>
      </w:r>
      <w:r>
        <w:rPr>
          <w:spacing w:val="-2"/>
        </w:rPr>
        <w:t xml:space="preserve"> </w:t>
      </w:r>
      <w:r>
        <w:t>it,</w:t>
      </w:r>
      <w:r>
        <w:rPr>
          <w:spacing w:val="-2"/>
        </w:rPr>
        <w:t xml:space="preserve"> </w:t>
      </w:r>
      <w:r>
        <w:t>as already explained.</w:t>
      </w:r>
    </w:p>
    <w:p w14:paraId="5D198222" w14:textId="77777777" w:rsidR="006C65BB" w:rsidRDefault="00E03C2B" w:rsidP="006C65BB">
      <w:pPr>
        <w:pStyle w:val="UserGuider"/>
        <w:keepNext/>
      </w:pPr>
      <w:r>
        <w:rPr>
          <w:noProof/>
        </w:rPr>
        <w:drawing>
          <wp:inline distT="0" distB="0" distL="0" distR="0" wp14:anchorId="7F7BC7AC" wp14:editId="47D0764D">
            <wp:extent cx="5706765" cy="1743075"/>
            <wp:effectExtent l="0" t="0" r="0" b="0"/>
            <wp:docPr id="87" name="Image 87" descr="A screenshot of a web pag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descr="A screenshot of a web page&#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08322" cy="1743551"/>
                    </a:xfrm>
                    <a:prstGeom prst="rect">
                      <a:avLst/>
                    </a:prstGeom>
                  </pic:spPr>
                </pic:pic>
              </a:graphicData>
            </a:graphic>
          </wp:inline>
        </w:drawing>
      </w:r>
    </w:p>
    <w:p w14:paraId="3697109B" w14:textId="44F6595A" w:rsidR="00E03C2B" w:rsidRDefault="006C65BB" w:rsidP="006C65BB">
      <w:pPr>
        <w:pStyle w:val="Caption"/>
        <w:jc w:val="center"/>
        <w:rPr>
          <w:sz w:val="15"/>
        </w:rPr>
      </w:pPr>
      <w:bookmarkStart w:id="28" w:name="_Toc139042914"/>
      <w:r>
        <w:t xml:space="preserve">Figure </w:t>
      </w:r>
      <w:r>
        <w:fldChar w:fldCharType="begin"/>
      </w:r>
      <w:r>
        <w:instrText xml:space="preserve"> SEQ Figure \* ARABIC </w:instrText>
      </w:r>
      <w:r>
        <w:fldChar w:fldCharType="separate"/>
      </w:r>
      <w:r w:rsidR="00280D40">
        <w:rPr>
          <w:noProof/>
        </w:rPr>
        <w:t>23</w:t>
      </w:r>
      <w:r>
        <w:fldChar w:fldCharType="end"/>
      </w:r>
      <w:r>
        <w:t xml:space="preserve">: Web </w:t>
      </w:r>
      <w:proofErr w:type="spellStart"/>
      <w:r>
        <w:t>datasouce</w:t>
      </w:r>
      <w:proofErr w:type="spellEnd"/>
      <w:r>
        <w:t xml:space="preserve"> delete</w:t>
      </w:r>
      <w:bookmarkEnd w:id="28"/>
    </w:p>
    <w:p w14:paraId="5C64D6A9" w14:textId="77777777" w:rsidR="00E03C2B" w:rsidRPr="00A21774" w:rsidRDefault="00E03C2B" w:rsidP="006C65BB">
      <w:pPr>
        <w:pStyle w:val="UserGuider"/>
        <w:rPr>
          <w:b/>
          <w:bCs/>
        </w:rPr>
      </w:pPr>
      <w:r w:rsidRPr="00A21774">
        <w:t xml:space="preserve">To add new </w:t>
      </w:r>
      <w:proofErr w:type="spellStart"/>
      <w:r w:rsidRPr="00A21774">
        <w:t>Datasource</w:t>
      </w:r>
      <w:proofErr w:type="spellEnd"/>
      <w:r w:rsidRPr="00A21774">
        <w:t xml:space="preserve">, we will have three different </w:t>
      </w:r>
      <w:r w:rsidRPr="00A21774">
        <w:rPr>
          <w:spacing w:val="-2"/>
        </w:rPr>
        <w:t>ways:</w:t>
      </w:r>
    </w:p>
    <w:p w14:paraId="238BEEC2" w14:textId="77777777" w:rsidR="00E03C2B" w:rsidRDefault="00E03C2B" w:rsidP="006C65BB">
      <w:pPr>
        <w:pStyle w:val="UserGuider"/>
        <w:numPr>
          <w:ilvl w:val="0"/>
          <w:numId w:val="18"/>
        </w:numPr>
      </w:pPr>
      <w:r>
        <w:t xml:space="preserve">by the </w:t>
      </w:r>
      <w:r>
        <w:rPr>
          <w:rFonts w:ascii="Courier New" w:hAnsi="Courier New"/>
        </w:rPr>
        <w:t>+ Add</w:t>
      </w:r>
      <w:r>
        <w:rPr>
          <w:rFonts w:ascii="Courier New" w:hAnsi="Courier New"/>
          <w:spacing w:val="-65"/>
        </w:rPr>
        <w:t xml:space="preserve"> </w:t>
      </w:r>
      <w:r>
        <w:t xml:space="preserve">button on the left </w:t>
      </w:r>
      <w:r>
        <w:rPr>
          <w:spacing w:val="-2"/>
        </w:rPr>
        <w:t>sidebar.</w:t>
      </w:r>
    </w:p>
    <w:p w14:paraId="4A534864" w14:textId="77777777" w:rsidR="00E03C2B" w:rsidRDefault="00E03C2B" w:rsidP="006C65BB">
      <w:pPr>
        <w:pStyle w:val="UserGuider"/>
        <w:numPr>
          <w:ilvl w:val="0"/>
          <w:numId w:val="18"/>
        </w:numPr>
      </w:pPr>
      <w:r>
        <w:t xml:space="preserve">Through the </w:t>
      </w:r>
      <w:r>
        <w:rPr>
          <w:rFonts w:ascii="Courier New" w:hAnsi="Courier New"/>
        </w:rPr>
        <w:t>ADD DATASOURCE +</w:t>
      </w:r>
      <w:r>
        <w:rPr>
          <w:rFonts w:ascii="Courier New" w:hAnsi="Courier New"/>
          <w:spacing w:val="-65"/>
        </w:rPr>
        <w:t xml:space="preserve"> </w:t>
      </w:r>
      <w:r>
        <w:t xml:space="preserve">button in the right field of the </w:t>
      </w:r>
      <w:proofErr w:type="spellStart"/>
      <w:r>
        <w:t>Datasource</w:t>
      </w:r>
      <w:proofErr w:type="spellEnd"/>
      <w:r>
        <w:t xml:space="preserve"> </w:t>
      </w:r>
      <w:r>
        <w:rPr>
          <w:spacing w:val="-2"/>
        </w:rPr>
        <w:t>list.</w:t>
      </w:r>
    </w:p>
    <w:p w14:paraId="780CFBD7" w14:textId="77777777" w:rsidR="00E03C2B" w:rsidRPr="00A21774" w:rsidRDefault="00E03C2B" w:rsidP="006C65BB">
      <w:pPr>
        <w:pStyle w:val="UserGuider"/>
        <w:numPr>
          <w:ilvl w:val="0"/>
          <w:numId w:val="18"/>
        </w:numPr>
      </w:pPr>
      <w:r>
        <w:t xml:space="preserve">Via the </w:t>
      </w:r>
      <w:r>
        <w:rPr>
          <w:rFonts w:ascii="Courier New" w:hAnsi="Courier New"/>
        </w:rPr>
        <w:t>Save and add another</w:t>
      </w:r>
      <w:r>
        <w:rPr>
          <w:rFonts w:ascii="Courier New" w:hAnsi="Courier New"/>
          <w:spacing w:val="-65"/>
        </w:rPr>
        <w:t xml:space="preserve"> </w:t>
      </w:r>
      <w:r>
        <w:t xml:space="preserve">button located within a </w:t>
      </w:r>
      <w:proofErr w:type="spellStart"/>
      <w:r>
        <w:t>Datasource</w:t>
      </w:r>
      <w:proofErr w:type="spellEnd"/>
      <w:r>
        <w:t xml:space="preserve"> </w:t>
      </w:r>
      <w:r>
        <w:rPr>
          <w:spacing w:val="-2"/>
        </w:rPr>
        <w:t>record.</w:t>
      </w:r>
    </w:p>
    <w:p w14:paraId="4E3C0919" w14:textId="77777777" w:rsidR="00E03C2B" w:rsidRPr="00A21774" w:rsidRDefault="00E03C2B" w:rsidP="006C65BB">
      <w:pPr>
        <w:pStyle w:val="UserGuider"/>
        <w:rPr>
          <w:b/>
          <w:bCs/>
        </w:rPr>
      </w:pPr>
      <w:r w:rsidRPr="00A21774">
        <w:t xml:space="preserve">For the </w:t>
      </w:r>
      <w:proofErr w:type="spellStart"/>
      <w:r w:rsidRPr="00A21774">
        <w:t>Datasource</w:t>
      </w:r>
      <w:proofErr w:type="spellEnd"/>
      <w:r w:rsidRPr="00A21774">
        <w:t xml:space="preserve">, we will have two filter </w:t>
      </w:r>
      <w:r w:rsidRPr="00A21774">
        <w:rPr>
          <w:spacing w:val="-2"/>
        </w:rPr>
        <w:t>locations:</w:t>
      </w:r>
    </w:p>
    <w:p w14:paraId="7035F406" w14:textId="77777777" w:rsidR="00E03C2B" w:rsidRDefault="00E03C2B" w:rsidP="006C65BB">
      <w:pPr>
        <w:pStyle w:val="UserGuider"/>
        <w:numPr>
          <w:ilvl w:val="0"/>
          <w:numId w:val="19"/>
        </w:numPr>
      </w:pPr>
      <w:r>
        <w:t xml:space="preserve">First located at the top of the </w:t>
      </w:r>
      <w:proofErr w:type="spellStart"/>
      <w:r>
        <w:t>Datasource</w:t>
      </w:r>
      <w:proofErr w:type="spellEnd"/>
      <w:r>
        <w:t xml:space="preserve"> List screen where we can search </w:t>
      </w:r>
      <w:r>
        <w:rPr>
          <w:spacing w:val="-2"/>
        </w:rPr>
        <w:t>broadly.</w:t>
      </w:r>
    </w:p>
    <w:p w14:paraId="60DF7241" w14:textId="77777777" w:rsidR="00E03C2B" w:rsidRPr="00954F89" w:rsidRDefault="00E03C2B" w:rsidP="006C65BB">
      <w:pPr>
        <w:pStyle w:val="UserGuider"/>
        <w:numPr>
          <w:ilvl w:val="0"/>
          <w:numId w:val="19"/>
        </w:numPr>
      </w:pPr>
      <w:r>
        <w:t xml:space="preserve">Second on the right sidebar, being able to select by category of </w:t>
      </w:r>
      <w:proofErr w:type="spellStart"/>
      <w:r>
        <w:rPr>
          <w:spacing w:val="-2"/>
        </w:rPr>
        <w:t>Datasource</w:t>
      </w:r>
      <w:proofErr w:type="spellEnd"/>
      <w:r>
        <w:rPr>
          <w:spacing w:val="-2"/>
        </w:rPr>
        <w:t>.</w:t>
      </w:r>
    </w:p>
    <w:p w14:paraId="3DAD7030" w14:textId="77777777" w:rsidR="00E03C2B" w:rsidRPr="00E03C2B" w:rsidRDefault="00E03C2B" w:rsidP="00E03C2B"/>
    <w:p w14:paraId="7540463E" w14:textId="1FB56608" w:rsidR="00564686" w:rsidRDefault="00564686" w:rsidP="00564686">
      <w:pPr>
        <w:pStyle w:val="Heading3"/>
      </w:pPr>
      <w:bookmarkStart w:id="29" w:name="_Toc139042861"/>
      <w:r w:rsidRPr="00564686">
        <w:lastRenderedPageBreak/>
        <w:t>Connector</w:t>
      </w:r>
      <w:bookmarkEnd w:id="29"/>
    </w:p>
    <w:p w14:paraId="6EF25823" w14:textId="77777777" w:rsidR="00E03C2B" w:rsidRPr="00954F89" w:rsidRDefault="00E03C2B" w:rsidP="006C65BB">
      <w:pPr>
        <w:pStyle w:val="UserGuider"/>
        <w:rPr>
          <w:b/>
          <w:bCs/>
        </w:rPr>
      </w:pPr>
      <w:r w:rsidRPr="00954F89">
        <w:t>A</w:t>
      </w:r>
      <w:r w:rsidRPr="00954F89">
        <w:rPr>
          <w:spacing w:val="-3"/>
        </w:rPr>
        <w:t xml:space="preserve"> </w:t>
      </w:r>
      <w:r w:rsidRPr="00954F89">
        <w:t>Connector</w:t>
      </w:r>
      <w:r w:rsidRPr="00954F89">
        <w:rPr>
          <w:spacing w:val="-3"/>
        </w:rPr>
        <w:t xml:space="preserve"> </w:t>
      </w:r>
      <w:r w:rsidRPr="00954F89">
        <w:t>record</w:t>
      </w:r>
      <w:r w:rsidRPr="00954F89">
        <w:rPr>
          <w:spacing w:val="-3"/>
        </w:rPr>
        <w:t xml:space="preserve"> </w:t>
      </w:r>
      <w:r w:rsidRPr="00954F89">
        <w:t>stores</w:t>
      </w:r>
      <w:r w:rsidRPr="00954F89">
        <w:rPr>
          <w:spacing w:val="-3"/>
        </w:rPr>
        <w:t xml:space="preserve"> </w:t>
      </w:r>
      <w:r w:rsidRPr="00954F89">
        <w:t>all</w:t>
      </w:r>
      <w:r w:rsidRPr="00954F89">
        <w:rPr>
          <w:spacing w:val="-3"/>
        </w:rPr>
        <w:t xml:space="preserve"> </w:t>
      </w:r>
      <w:r w:rsidRPr="00954F89">
        <w:t>information</w:t>
      </w:r>
      <w:r w:rsidRPr="00954F89">
        <w:rPr>
          <w:spacing w:val="-3"/>
        </w:rPr>
        <w:t xml:space="preserve"> </w:t>
      </w:r>
      <w:r w:rsidRPr="00954F89">
        <w:t>needed</w:t>
      </w:r>
      <w:r w:rsidRPr="00954F89">
        <w:rPr>
          <w:spacing w:val="-3"/>
        </w:rPr>
        <w:t xml:space="preserve"> </w:t>
      </w:r>
      <w:r w:rsidRPr="00954F89">
        <w:t>for</w:t>
      </w:r>
      <w:r w:rsidRPr="00954F89">
        <w:rPr>
          <w:spacing w:val="-3"/>
        </w:rPr>
        <w:t xml:space="preserve"> </w:t>
      </w:r>
      <w:r w:rsidRPr="00954F89">
        <w:t>external</w:t>
      </w:r>
      <w:r w:rsidRPr="00954F89">
        <w:rPr>
          <w:spacing w:val="-3"/>
        </w:rPr>
        <w:t xml:space="preserve"> </w:t>
      </w:r>
      <w:r w:rsidRPr="00954F89">
        <w:t>extraction</w:t>
      </w:r>
      <w:r w:rsidRPr="00954F89">
        <w:rPr>
          <w:spacing w:val="-3"/>
        </w:rPr>
        <w:t xml:space="preserve"> </w:t>
      </w:r>
      <w:r w:rsidRPr="00954F89">
        <w:t>and</w:t>
      </w:r>
      <w:r w:rsidRPr="00954F89">
        <w:rPr>
          <w:spacing w:val="-3"/>
        </w:rPr>
        <w:t xml:space="preserve"> </w:t>
      </w:r>
      <w:r w:rsidRPr="00954F89">
        <w:t>controls</w:t>
      </w:r>
      <w:r w:rsidRPr="00954F89">
        <w:rPr>
          <w:spacing w:val="-3"/>
        </w:rPr>
        <w:t xml:space="preserve"> </w:t>
      </w:r>
      <w:r w:rsidRPr="00954F89">
        <w:t>the</w:t>
      </w:r>
      <w:r w:rsidRPr="00954F89">
        <w:rPr>
          <w:spacing w:val="-3"/>
        </w:rPr>
        <w:t xml:space="preserve"> </w:t>
      </w:r>
      <w:r w:rsidRPr="00954F89">
        <w:t>links</w:t>
      </w:r>
      <w:r w:rsidRPr="00954F89">
        <w:rPr>
          <w:spacing w:val="-3"/>
        </w:rPr>
        <w:t xml:space="preserve"> </w:t>
      </w:r>
      <w:r w:rsidRPr="00954F89">
        <w:t>of</w:t>
      </w:r>
      <w:r w:rsidRPr="00954F89">
        <w:rPr>
          <w:spacing w:val="-3"/>
        </w:rPr>
        <w:t xml:space="preserve"> </w:t>
      </w:r>
      <w:r w:rsidRPr="00954F89">
        <w:t>related terms by the mapping process. The control of external data extraction occurs by Connector. Each Connector will consist of the fields:</w:t>
      </w:r>
    </w:p>
    <w:p w14:paraId="622C23A9" w14:textId="77777777" w:rsidR="00E03C2B" w:rsidRDefault="00E03C2B" w:rsidP="006C65BB">
      <w:pPr>
        <w:pStyle w:val="UserGuider"/>
        <w:numPr>
          <w:ilvl w:val="0"/>
          <w:numId w:val="20"/>
        </w:numPr>
      </w:pPr>
      <w:proofErr w:type="spellStart"/>
      <w:r>
        <w:rPr>
          <w:i/>
        </w:rPr>
        <w:t>Datasource</w:t>
      </w:r>
      <w:proofErr w:type="spellEnd"/>
      <w:r>
        <w:t xml:space="preserve">: Grouping of Connector, controlling access </w:t>
      </w:r>
      <w:r>
        <w:rPr>
          <w:spacing w:val="-2"/>
        </w:rPr>
        <w:t>authentication.</w:t>
      </w:r>
    </w:p>
    <w:p w14:paraId="5260E86E" w14:textId="77777777" w:rsidR="00E03C2B" w:rsidRDefault="00E03C2B" w:rsidP="006C65BB">
      <w:pPr>
        <w:pStyle w:val="UserGuider"/>
        <w:numPr>
          <w:ilvl w:val="0"/>
          <w:numId w:val="20"/>
        </w:numPr>
      </w:pPr>
      <w:r>
        <w:rPr>
          <w:i/>
        </w:rPr>
        <w:t>Connector</w:t>
      </w:r>
      <w:r>
        <w:t xml:space="preserve">: Abbreviation for Connector </w:t>
      </w:r>
      <w:r>
        <w:rPr>
          <w:spacing w:val="-2"/>
        </w:rPr>
        <w:t>identification</w:t>
      </w:r>
    </w:p>
    <w:p w14:paraId="6AC19C39" w14:textId="77777777" w:rsidR="00E03C2B" w:rsidRDefault="00E03C2B" w:rsidP="006C65BB">
      <w:pPr>
        <w:pStyle w:val="UserGuider"/>
        <w:numPr>
          <w:ilvl w:val="0"/>
          <w:numId w:val="20"/>
        </w:numPr>
      </w:pPr>
      <w:r>
        <w:rPr>
          <w:i/>
        </w:rPr>
        <w:t>Description</w:t>
      </w:r>
      <w:r>
        <w:t xml:space="preserve">: Brief description of the purpose of </w:t>
      </w:r>
      <w:r>
        <w:rPr>
          <w:spacing w:val="-2"/>
        </w:rPr>
        <w:t>Connector</w:t>
      </w:r>
    </w:p>
    <w:p w14:paraId="209335DD" w14:textId="77777777" w:rsidR="00E03C2B" w:rsidRDefault="00E03C2B" w:rsidP="006C65BB">
      <w:pPr>
        <w:pStyle w:val="UserGuider"/>
        <w:numPr>
          <w:ilvl w:val="0"/>
          <w:numId w:val="20"/>
        </w:numPr>
      </w:pPr>
      <w:r>
        <w:rPr>
          <w:i/>
        </w:rPr>
        <w:t>Enabled</w:t>
      </w:r>
      <w:r>
        <w:t xml:space="preserve">: Flag informing if the Connector is active and will be considered in the ETL </w:t>
      </w:r>
      <w:r>
        <w:rPr>
          <w:spacing w:val="-2"/>
        </w:rPr>
        <w:t>process</w:t>
      </w:r>
    </w:p>
    <w:p w14:paraId="15F1E459" w14:textId="77777777" w:rsidR="00E03C2B" w:rsidRPr="00954F89" w:rsidRDefault="00E03C2B" w:rsidP="006C65BB">
      <w:pPr>
        <w:pStyle w:val="UserGuider"/>
        <w:rPr>
          <w:b/>
          <w:bCs/>
        </w:rPr>
      </w:pPr>
      <w:r w:rsidRPr="00954F89">
        <w:t xml:space="preserve">Group Attributes: Fields to control extraction path and file </w:t>
      </w:r>
      <w:r w:rsidRPr="00954F89">
        <w:rPr>
          <w:spacing w:val="-4"/>
        </w:rPr>
        <w:t>type</w:t>
      </w:r>
    </w:p>
    <w:p w14:paraId="7BD1F34F" w14:textId="77777777" w:rsidR="00E03C2B" w:rsidRDefault="00E03C2B" w:rsidP="006C65BB">
      <w:pPr>
        <w:pStyle w:val="UserGuider"/>
        <w:numPr>
          <w:ilvl w:val="0"/>
          <w:numId w:val="21"/>
        </w:numPr>
      </w:pPr>
      <w:r>
        <w:rPr>
          <w:i/>
        </w:rPr>
        <w:t>Source path from Internet</w:t>
      </w:r>
      <w:r>
        <w:t>: Flag to route the extraction path. If enabled, it will be via HTTP and disabled. It will be considered as a local file path.</w:t>
      </w:r>
    </w:p>
    <w:p w14:paraId="40701AC1" w14:textId="77777777" w:rsidR="00E03C2B" w:rsidRDefault="00E03C2B" w:rsidP="006C65BB">
      <w:pPr>
        <w:pStyle w:val="UserGuider"/>
        <w:numPr>
          <w:ilvl w:val="0"/>
          <w:numId w:val="21"/>
        </w:numPr>
      </w:pPr>
      <w:r>
        <w:rPr>
          <w:i/>
        </w:rPr>
        <w:t>Source path</w:t>
      </w:r>
      <w:r>
        <w:t xml:space="preserve">: Path where the Connector file is </w:t>
      </w:r>
      <w:r>
        <w:rPr>
          <w:spacing w:val="-2"/>
        </w:rPr>
        <w:t>hosted</w:t>
      </w:r>
    </w:p>
    <w:p w14:paraId="27BF3E19" w14:textId="77777777" w:rsidR="00E03C2B" w:rsidRDefault="00E03C2B" w:rsidP="006C65BB">
      <w:pPr>
        <w:pStyle w:val="UserGuider"/>
        <w:numPr>
          <w:ilvl w:val="0"/>
          <w:numId w:val="21"/>
        </w:numPr>
      </w:pPr>
      <w:r>
        <w:rPr>
          <w:i/>
        </w:rPr>
        <w:t>Source file name</w:t>
      </w:r>
      <w:r>
        <w:t xml:space="preserve">: name of the file with the original </w:t>
      </w:r>
      <w:r>
        <w:rPr>
          <w:spacing w:val="-4"/>
        </w:rPr>
        <w:t>data</w:t>
      </w:r>
    </w:p>
    <w:p w14:paraId="6EBE12B5" w14:textId="77777777" w:rsidR="00E03C2B" w:rsidRDefault="00E03C2B" w:rsidP="006C65BB">
      <w:pPr>
        <w:pStyle w:val="UserGuider"/>
        <w:numPr>
          <w:ilvl w:val="0"/>
          <w:numId w:val="21"/>
        </w:numPr>
      </w:pPr>
      <w:r>
        <w:rPr>
          <w:i/>
        </w:rPr>
        <w:t>Source file format</w:t>
      </w:r>
      <w:r>
        <w:t>: file format with the original data. This information will be imported for conversion treatment to the data ingestion format in the ETL process. If compressed, inform only the compression format, type ZIP, GZ.</w:t>
      </w:r>
    </w:p>
    <w:p w14:paraId="0CE08A7D" w14:textId="77777777" w:rsidR="00E03C2B" w:rsidRDefault="00E03C2B" w:rsidP="006C65BB">
      <w:pPr>
        <w:pStyle w:val="UserGuider"/>
        <w:numPr>
          <w:ilvl w:val="0"/>
          <w:numId w:val="21"/>
        </w:numPr>
      </w:pPr>
      <w:r>
        <w:rPr>
          <w:i/>
        </w:rPr>
        <w:t xml:space="preserve">Source file </w:t>
      </w:r>
      <w:proofErr w:type="spellStart"/>
      <w:r>
        <w:rPr>
          <w:i/>
        </w:rPr>
        <w:t>sep</w:t>
      </w:r>
      <w:proofErr w:type="spellEnd"/>
      <w:r>
        <w:t xml:space="preserve">: inform the type of file separator if any. For tabular division, use </w:t>
      </w:r>
      <w:r>
        <w:rPr>
          <w:spacing w:val="-5"/>
        </w:rPr>
        <w:t>/n</w:t>
      </w:r>
    </w:p>
    <w:p w14:paraId="1D2DA412" w14:textId="77777777" w:rsidR="00E03C2B" w:rsidRDefault="00E03C2B" w:rsidP="006C65BB">
      <w:pPr>
        <w:pStyle w:val="UserGuider"/>
        <w:numPr>
          <w:ilvl w:val="0"/>
          <w:numId w:val="21"/>
        </w:numPr>
      </w:pPr>
      <w:r>
        <w:rPr>
          <w:i/>
        </w:rPr>
        <w:t>Source file skip row</w:t>
      </w:r>
      <w:r>
        <w:t>: Inform the number of lines eliminated in the ETL process. Many files have structural information in their first lines that are not needed in the ETL process.</w:t>
      </w:r>
    </w:p>
    <w:p w14:paraId="7AFC0507" w14:textId="77777777" w:rsidR="00E03C2B" w:rsidRDefault="00E03C2B" w:rsidP="006C65BB">
      <w:pPr>
        <w:pStyle w:val="UserGuider"/>
        <w:numPr>
          <w:ilvl w:val="0"/>
          <w:numId w:val="21"/>
        </w:numPr>
      </w:pPr>
      <w:r>
        <w:rPr>
          <w:i/>
        </w:rPr>
        <w:t>Source compact</w:t>
      </w:r>
      <w:r>
        <w:t xml:space="preserve">: Flag to control if the file is compressed. If not marked, it is considered an uncompressed </w:t>
      </w:r>
      <w:r>
        <w:rPr>
          <w:spacing w:val="-2"/>
        </w:rPr>
        <w:t>file.</w:t>
      </w:r>
    </w:p>
    <w:p w14:paraId="3159CA1E" w14:textId="77777777" w:rsidR="00E03C2B" w:rsidRDefault="00E03C2B" w:rsidP="006C65BB">
      <w:pPr>
        <w:pStyle w:val="UserGuider"/>
        <w:numPr>
          <w:ilvl w:val="0"/>
          <w:numId w:val="21"/>
        </w:numPr>
      </w:pPr>
      <w:r>
        <w:rPr>
          <w:i/>
        </w:rPr>
        <w:t>Target file name</w:t>
      </w:r>
      <w:r>
        <w:t xml:space="preserve">: Name of the file after </w:t>
      </w:r>
      <w:r>
        <w:rPr>
          <w:spacing w:val="-2"/>
        </w:rPr>
        <w:t>unzipping</w:t>
      </w:r>
    </w:p>
    <w:p w14:paraId="5CAB9C04" w14:textId="77777777" w:rsidR="00E03C2B" w:rsidRDefault="00E03C2B" w:rsidP="006C65BB">
      <w:pPr>
        <w:pStyle w:val="UserGuider"/>
        <w:numPr>
          <w:ilvl w:val="0"/>
          <w:numId w:val="21"/>
        </w:numPr>
      </w:pPr>
      <w:r>
        <w:rPr>
          <w:i/>
        </w:rPr>
        <w:t>Target file format</w:t>
      </w:r>
      <w:r>
        <w:t xml:space="preserve">: File format after unzipping, this field will be the actual file format, type CSV, </w:t>
      </w:r>
      <w:r>
        <w:rPr>
          <w:spacing w:val="-5"/>
        </w:rPr>
        <w:t>TXT</w:t>
      </w:r>
    </w:p>
    <w:p w14:paraId="3E8D2B5B" w14:textId="77777777" w:rsidR="00E03C2B" w:rsidRDefault="00E03C2B" w:rsidP="006C65BB">
      <w:pPr>
        <w:pStyle w:val="UserGuider"/>
        <w:numPr>
          <w:ilvl w:val="0"/>
          <w:numId w:val="21"/>
        </w:numPr>
      </w:pPr>
      <w:r>
        <w:rPr>
          <w:i/>
        </w:rPr>
        <w:t>Keep file</w:t>
      </w:r>
      <w:r>
        <w:t>: Flag, if selected, will keep the file after data processing for future reference. It is essential to analyze the storage space consumption, as keeping the files may consume unnecessary space. New updates will overwrite existing files.</w:t>
      </w:r>
    </w:p>
    <w:p w14:paraId="4CFA1628" w14:textId="77777777" w:rsidR="00E03C2B" w:rsidRPr="00954F89" w:rsidRDefault="00E03C2B" w:rsidP="006C65BB">
      <w:pPr>
        <w:pStyle w:val="UserGuider"/>
        <w:rPr>
          <w:b/>
          <w:bCs/>
        </w:rPr>
      </w:pPr>
      <w:r w:rsidRPr="00954F89">
        <w:t>Group</w:t>
      </w:r>
      <w:r w:rsidRPr="00954F89">
        <w:rPr>
          <w:spacing w:val="-3"/>
        </w:rPr>
        <w:t xml:space="preserve"> </w:t>
      </w:r>
      <w:r w:rsidRPr="00954F89">
        <w:t>Columns:</w:t>
      </w:r>
      <w:r w:rsidRPr="00954F89">
        <w:rPr>
          <w:spacing w:val="-3"/>
        </w:rPr>
        <w:t xml:space="preserve"> </w:t>
      </w:r>
      <w:r w:rsidRPr="00954F89">
        <w:t>Controls</w:t>
      </w:r>
      <w:r w:rsidRPr="00954F89">
        <w:rPr>
          <w:spacing w:val="-3"/>
        </w:rPr>
        <w:t xml:space="preserve"> </w:t>
      </w:r>
      <w:r w:rsidRPr="00954F89">
        <w:t>rules</w:t>
      </w:r>
      <w:r w:rsidRPr="00954F89">
        <w:rPr>
          <w:spacing w:val="-3"/>
        </w:rPr>
        <w:t xml:space="preserve"> </w:t>
      </w:r>
      <w:r w:rsidRPr="00954F89">
        <w:t>for</w:t>
      </w:r>
      <w:r w:rsidRPr="00954F89">
        <w:rPr>
          <w:spacing w:val="-3"/>
        </w:rPr>
        <w:t xml:space="preserve"> </w:t>
      </w:r>
      <w:r w:rsidRPr="00954F89">
        <w:t>handling</w:t>
      </w:r>
      <w:r w:rsidRPr="00954F89">
        <w:rPr>
          <w:spacing w:val="-3"/>
        </w:rPr>
        <w:t xml:space="preserve"> </w:t>
      </w:r>
      <w:r w:rsidRPr="00954F89">
        <w:t>the</w:t>
      </w:r>
      <w:r w:rsidRPr="00954F89">
        <w:rPr>
          <w:spacing w:val="-3"/>
        </w:rPr>
        <w:t xml:space="preserve"> </w:t>
      </w:r>
      <w:r w:rsidRPr="00954F89">
        <w:t>extracted</w:t>
      </w:r>
      <w:r w:rsidRPr="00954F89">
        <w:rPr>
          <w:spacing w:val="-3"/>
        </w:rPr>
        <w:t xml:space="preserve"> </w:t>
      </w:r>
      <w:r w:rsidRPr="00954F89">
        <w:t>data</w:t>
      </w:r>
      <w:r w:rsidRPr="00954F89">
        <w:rPr>
          <w:spacing w:val="-3"/>
        </w:rPr>
        <w:t xml:space="preserve"> </w:t>
      </w:r>
      <w:r w:rsidRPr="00954F89">
        <w:t>in</w:t>
      </w:r>
      <w:r w:rsidRPr="00954F89">
        <w:rPr>
          <w:spacing w:val="-3"/>
        </w:rPr>
        <w:t xml:space="preserve"> </w:t>
      </w:r>
      <w:r w:rsidRPr="00954F89">
        <w:t>a</w:t>
      </w:r>
      <w:r w:rsidRPr="00954F89">
        <w:rPr>
          <w:spacing w:val="-3"/>
        </w:rPr>
        <w:t xml:space="preserve"> </w:t>
      </w:r>
      <w:r w:rsidRPr="00954F89">
        <w:t>format</w:t>
      </w:r>
      <w:r w:rsidRPr="00954F89">
        <w:rPr>
          <w:spacing w:val="-3"/>
        </w:rPr>
        <w:t xml:space="preserve"> </w:t>
      </w:r>
      <w:r w:rsidRPr="00954F89">
        <w:t>compatible</w:t>
      </w:r>
      <w:r w:rsidRPr="00954F89">
        <w:rPr>
          <w:spacing w:val="-3"/>
        </w:rPr>
        <w:t xml:space="preserve"> </w:t>
      </w:r>
      <w:r w:rsidRPr="00954F89">
        <w:t>with</w:t>
      </w:r>
      <w:r w:rsidRPr="00954F89">
        <w:rPr>
          <w:spacing w:val="-3"/>
        </w:rPr>
        <w:t xml:space="preserve"> </w:t>
      </w:r>
      <w:r w:rsidRPr="00954F89">
        <w:t>the</w:t>
      </w:r>
      <w:r w:rsidRPr="00954F89">
        <w:rPr>
          <w:spacing w:val="-3"/>
        </w:rPr>
        <w:t xml:space="preserve"> </w:t>
      </w:r>
      <w:proofErr w:type="spellStart"/>
      <w:r w:rsidRPr="00954F89">
        <w:lastRenderedPageBreak/>
        <w:t>GE.db</w:t>
      </w:r>
      <w:proofErr w:type="spellEnd"/>
      <w:r w:rsidRPr="00954F89">
        <w:t xml:space="preserve"> system. Consider only columns with standard </w:t>
      </w:r>
      <w:proofErr w:type="spellStart"/>
      <w:r w:rsidRPr="00954F89">
        <w:t>MEsH</w:t>
      </w:r>
      <w:proofErr w:type="spellEnd"/>
      <w:r w:rsidRPr="00954F89">
        <w:t xml:space="preserve"> NIH codes.</w:t>
      </w:r>
    </w:p>
    <w:p w14:paraId="3130E0B6" w14:textId="77777777" w:rsidR="00E03C2B" w:rsidRDefault="00E03C2B" w:rsidP="006C65BB">
      <w:pPr>
        <w:pStyle w:val="UserGuider"/>
        <w:numPr>
          <w:ilvl w:val="0"/>
          <w:numId w:val="22"/>
        </w:numPr>
      </w:pPr>
      <w:r>
        <w:rPr>
          <w:i/>
        </w:rPr>
        <w:t>Column Sequence</w:t>
      </w:r>
      <w:r>
        <w:t xml:space="preserve">: Number of the column that receives the </w:t>
      </w:r>
      <w:r>
        <w:rPr>
          <w:spacing w:val="-4"/>
        </w:rPr>
        <w:t>rule</w:t>
      </w:r>
    </w:p>
    <w:p w14:paraId="3B297A56" w14:textId="77777777" w:rsidR="00E03C2B" w:rsidRDefault="00E03C2B" w:rsidP="006C65BB">
      <w:pPr>
        <w:pStyle w:val="UserGuider"/>
        <w:numPr>
          <w:ilvl w:val="0"/>
          <w:numId w:val="22"/>
        </w:numPr>
      </w:pPr>
      <w:r>
        <w:rPr>
          <w:i/>
        </w:rPr>
        <w:t>Column Name</w:t>
      </w:r>
      <w:r>
        <w:t xml:space="preserve">: Column name to guide and help identify the applied </w:t>
      </w:r>
      <w:r>
        <w:rPr>
          <w:spacing w:val="-4"/>
        </w:rPr>
        <w:t>rule</w:t>
      </w:r>
    </w:p>
    <w:p w14:paraId="41471560" w14:textId="77777777" w:rsidR="00E03C2B" w:rsidRDefault="00E03C2B" w:rsidP="006C65BB">
      <w:pPr>
        <w:pStyle w:val="UserGuider"/>
        <w:numPr>
          <w:ilvl w:val="0"/>
          <w:numId w:val="22"/>
        </w:numPr>
      </w:pPr>
      <w:r>
        <w:rPr>
          <w:i/>
        </w:rPr>
        <w:t>Active</w:t>
      </w:r>
      <w:r>
        <w:t xml:space="preserve">: a flag that informs if the practice is </w:t>
      </w:r>
      <w:r>
        <w:rPr>
          <w:spacing w:val="-2"/>
        </w:rPr>
        <w:t>active</w:t>
      </w:r>
    </w:p>
    <w:p w14:paraId="5F0BDF70" w14:textId="77777777" w:rsidR="00E03C2B" w:rsidRDefault="00E03C2B" w:rsidP="006C65BB">
      <w:pPr>
        <w:pStyle w:val="UserGuider"/>
        <w:numPr>
          <w:ilvl w:val="0"/>
          <w:numId w:val="22"/>
        </w:numPr>
      </w:pPr>
      <w:r>
        <w:rPr>
          <w:i/>
        </w:rPr>
        <w:t>PREFIX</w:t>
      </w:r>
      <w:r>
        <w:t>:</w:t>
      </w:r>
      <w:r>
        <w:rPr>
          <w:spacing w:val="-2"/>
        </w:rPr>
        <w:t xml:space="preserve"> </w:t>
      </w:r>
      <w:r>
        <w:t>inform</w:t>
      </w:r>
      <w:r>
        <w:rPr>
          <w:spacing w:val="-2"/>
        </w:rPr>
        <w:t xml:space="preserve"> </w:t>
      </w:r>
      <w:r>
        <w:t>the</w:t>
      </w:r>
      <w:r>
        <w:rPr>
          <w:spacing w:val="-2"/>
        </w:rPr>
        <w:t xml:space="preserve"> </w:t>
      </w:r>
      <w:r>
        <w:t>prefix</w:t>
      </w:r>
      <w:r>
        <w:rPr>
          <w:spacing w:val="-2"/>
        </w:rPr>
        <w:t xml:space="preserve"> </w:t>
      </w:r>
      <w:r>
        <w:t>of</w:t>
      </w:r>
      <w:r>
        <w:rPr>
          <w:spacing w:val="-2"/>
        </w:rPr>
        <w:t xml:space="preserve"> </w:t>
      </w:r>
      <w:r>
        <w:t>the</w:t>
      </w:r>
      <w:r>
        <w:rPr>
          <w:spacing w:val="-2"/>
        </w:rPr>
        <w:t xml:space="preserve"> </w:t>
      </w:r>
      <w:r>
        <w:t>word</w:t>
      </w:r>
      <w:r>
        <w:rPr>
          <w:spacing w:val="-2"/>
        </w:rPr>
        <w:t xml:space="preserve"> </w:t>
      </w:r>
      <w:r>
        <w:t>that</w:t>
      </w:r>
      <w:r>
        <w:rPr>
          <w:spacing w:val="-2"/>
        </w:rPr>
        <w:t xml:space="preserve"> </w:t>
      </w:r>
      <w:r>
        <w:t>will</w:t>
      </w:r>
      <w:r>
        <w:rPr>
          <w:spacing w:val="-2"/>
        </w:rPr>
        <w:t xml:space="preserve"> </w:t>
      </w:r>
      <w:r>
        <w:t>be</w:t>
      </w:r>
      <w:r>
        <w:rPr>
          <w:spacing w:val="-2"/>
        </w:rPr>
        <w:t xml:space="preserve"> </w:t>
      </w:r>
      <w:r>
        <w:t>considered</w:t>
      </w:r>
      <w:r>
        <w:rPr>
          <w:spacing w:val="-2"/>
        </w:rPr>
        <w:t xml:space="preserve"> </w:t>
      </w:r>
      <w:r>
        <w:t>and</w:t>
      </w:r>
      <w:r>
        <w:rPr>
          <w:spacing w:val="-2"/>
        </w:rPr>
        <w:t xml:space="preserve"> </w:t>
      </w:r>
      <w:r>
        <w:t>added</w:t>
      </w:r>
      <w:r>
        <w:rPr>
          <w:spacing w:val="-2"/>
        </w:rPr>
        <w:t xml:space="preserve"> </w:t>
      </w:r>
      <w:r>
        <w:t>to</w:t>
      </w:r>
      <w:r>
        <w:rPr>
          <w:spacing w:val="-2"/>
        </w:rPr>
        <w:t xml:space="preserve"> </w:t>
      </w:r>
      <w:r>
        <w:t>the</w:t>
      </w:r>
      <w:r>
        <w:rPr>
          <w:spacing w:val="-2"/>
        </w:rPr>
        <w:t xml:space="preserve"> </w:t>
      </w:r>
      <w:r>
        <w:t>column</w:t>
      </w:r>
      <w:r>
        <w:rPr>
          <w:spacing w:val="-2"/>
        </w:rPr>
        <w:t xml:space="preserve"> </w:t>
      </w:r>
      <w:r>
        <w:t xml:space="preserve">information. </w:t>
      </w:r>
    </w:p>
    <w:p w14:paraId="1FB2400C" w14:textId="77777777" w:rsidR="00E03C2B" w:rsidRPr="00954F89" w:rsidRDefault="00E03C2B" w:rsidP="006C65BB">
      <w:pPr>
        <w:pStyle w:val="UserGuider"/>
      </w:pPr>
      <w:r w:rsidRPr="00954F89">
        <w:t xml:space="preserve">The inclusion of new data can be performed via the process </w:t>
      </w:r>
      <w:proofErr w:type="spellStart"/>
      <w:proofErr w:type="gramStart"/>
      <w:r w:rsidRPr="00954F89">
        <w:rPr>
          <w:rFonts w:ascii="Courier New" w:hAnsi="Courier New"/>
        </w:rPr>
        <w:t>db</w:t>
      </w:r>
      <w:proofErr w:type="spellEnd"/>
      <w:r w:rsidRPr="00954F89">
        <w:rPr>
          <w:rFonts w:ascii="Courier New" w:hAnsi="Courier New"/>
          <w:spacing w:val="-56"/>
        </w:rPr>
        <w:t xml:space="preserve"> </w:t>
      </w:r>
      <w:r w:rsidRPr="00954F89">
        <w:t>.</w:t>
      </w:r>
      <w:proofErr w:type="gramEnd"/>
      <w:r w:rsidRPr="00954F89">
        <w:t xml:space="preserve"> On the command line:</w:t>
      </w:r>
    </w:p>
    <w:p w14:paraId="391D509D" w14:textId="77777777" w:rsidR="00E03C2B" w:rsidRDefault="00E03C2B" w:rsidP="00E03C2B">
      <w:pPr>
        <w:pStyle w:val="code2"/>
      </w:pPr>
      <w:r w:rsidRPr="00E03C2B">
        <w:t xml:space="preserve">$ python manage.py </w:t>
      </w:r>
      <w:proofErr w:type="spellStart"/>
      <w:r w:rsidRPr="00E03C2B">
        <w:t>db</w:t>
      </w:r>
      <w:proofErr w:type="spellEnd"/>
      <w:r w:rsidRPr="00E03C2B">
        <w:t xml:space="preserve"> --</w:t>
      </w:r>
      <w:proofErr w:type="spellStart"/>
      <w:r w:rsidRPr="00E03C2B">
        <w:t>load_data</w:t>
      </w:r>
      <w:proofErr w:type="spellEnd"/>
      <w:r w:rsidRPr="00E03C2B">
        <w:t xml:space="preserve"> "table='connector,</w:t>
      </w:r>
      <w:r>
        <w:t xml:space="preserve"> </w:t>
      </w:r>
    </w:p>
    <w:p w14:paraId="144FBCD7" w14:textId="3295D51C" w:rsidR="00E03C2B" w:rsidRPr="00E03C2B" w:rsidRDefault="00E03C2B" w:rsidP="00E03C2B">
      <w:pPr>
        <w:pStyle w:val="code2"/>
        <w:ind w:left="1108"/>
      </w:pPr>
      <w:r w:rsidRPr="00E03C2B">
        <w:rPr>
          <w:spacing w:val="-2"/>
        </w:rPr>
        <w:t>path='{</w:t>
      </w:r>
      <w:proofErr w:type="spellStart"/>
      <w:r w:rsidRPr="00E03C2B">
        <w:rPr>
          <w:spacing w:val="-2"/>
        </w:rPr>
        <w:t>your_path</w:t>
      </w:r>
      <w:proofErr w:type="spellEnd"/>
      <w:r w:rsidRPr="00E03C2B">
        <w:rPr>
          <w:spacing w:val="-2"/>
        </w:rPr>
        <w:t>}/connector.csv'"</w:t>
      </w:r>
    </w:p>
    <w:p w14:paraId="520C4B96" w14:textId="77777777" w:rsidR="00E03C2B" w:rsidRDefault="00E03C2B" w:rsidP="006C65BB">
      <w:pPr>
        <w:pStyle w:val="UserGuider"/>
      </w:pPr>
      <w:r>
        <w:t xml:space="preserve">Other commands and functions for manipulating master data can be found in the database management </w:t>
      </w:r>
      <w:r>
        <w:rPr>
          <w:spacing w:val="-4"/>
        </w:rPr>
        <w:t>tab.</w:t>
      </w:r>
    </w:p>
    <w:p w14:paraId="3CBC9E45" w14:textId="77777777" w:rsidR="00E03C2B" w:rsidRDefault="00E03C2B" w:rsidP="006C65BB">
      <w:pPr>
        <w:pStyle w:val="UserGuider"/>
      </w:pPr>
      <w:r>
        <w:t>CAUTION:</w:t>
      </w:r>
      <w:r>
        <w:rPr>
          <w:spacing w:val="26"/>
        </w:rPr>
        <w:t xml:space="preserve"> </w:t>
      </w:r>
      <w:r>
        <w:t>As</w:t>
      </w:r>
      <w:r>
        <w:rPr>
          <w:spacing w:val="26"/>
        </w:rPr>
        <w:t xml:space="preserve"> </w:t>
      </w:r>
      <w:proofErr w:type="spellStart"/>
      <w:r>
        <w:t>GE.db</w:t>
      </w:r>
      <w:proofErr w:type="spellEnd"/>
      <w:r>
        <w:rPr>
          <w:spacing w:val="26"/>
        </w:rPr>
        <w:t xml:space="preserve"> </w:t>
      </w:r>
      <w:r>
        <w:t>is</w:t>
      </w:r>
      <w:r>
        <w:rPr>
          <w:spacing w:val="26"/>
        </w:rPr>
        <w:t xml:space="preserve"> </w:t>
      </w:r>
      <w:r>
        <w:t>a</w:t>
      </w:r>
      <w:r>
        <w:rPr>
          <w:spacing w:val="26"/>
        </w:rPr>
        <w:t xml:space="preserve"> </w:t>
      </w:r>
      <w:r>
        <w:t>correlational</w:t>
      </w:r>
      <w:r>
        <w:rPr>
          <w:spacing w:val="26"/>
        </w:rPr>
        <w:t xml:space="preserve"> </w:t>
      </w:r>
      <w:r>
        <w:t>base</w:t>
      </w:r>
      <w:r>
        <w:rPr>
          <w:spacing w:val="26"/>
        </w:rPr>
        <w:t xml:space="preserve"> </w:t>
      </w:r>
      <w:r>
        <w:t>with</w:t>
      </w:r>
      <w:r>
        <w:rPr>
          <w:spacing w:val="26"/>
        </w:rPr>
        <w:t xml:space="preserve"> </w:t>
      </w:r>
      <w:r>
        <w:t>key</w:t>
      </w:r>
      <w:r>
        <w:rPr>
          <w:spacing w:val="26"/>
        </w:rPr>
        <w:t xml:space="preserve"> </w:t>
      </w:r>
      <w:r>
        <w:t>integrity,</w:t>
      </w:r>
      <w:r>
        <w:rPr>
          <w:spacing w:val="26"/>
        </w:rPr>
        <w:t xml:space="preserve"> </w:t>
      </w:r>
      <w:r>
        <w:t>all</w:t>
      </w:r>
      <w:r>
        <w:rPr>
          <w:spacing w:val="26"/>
        </w:rPr>
        <w:t xml:space="preserve"> </w:t>
      </w:r>
      <w:r>
        <w:t>records</w:t>
      </w:r>
      <w:r>
        <w:rPr>
          <w:spacing w:val="26"/>
        </w:rPr>
        <w:t xml:space="preserve"> </w:t>
      </w:r>
      <w:r>
        <w:t>linked</w:t>
      </w:r>
      <w:r>
        <w:rPr>
          <w:spacing w:val="26"/>
        </w:rPr>
        <w:t xml:space="preserve"> </w:t>
      </w:r>
      <w:r>
        <w:t>to</w:t>
      </w:r>
      <w:r>
        <w:rPr>
          <w:spacing w:val="26"/>
        </w:rPr>
        <w:t xml:space="preserve"> </w:t>
      </w:r>
      <w:r>
        <w:t>the</w:t>
      </w:r>
      <w:r>
        <w:rPr>
          <w:spacing w:val="26"/>
        </w:rPr>
        <w:t xml:space="preserve"> </w:t>
      </w:r>
      <w:r>
        <w:t>deleted</w:t>
      </w:r>
      <w:r>
        <w:rPr>
          <w:spacing w:val="26"/>
        </w:rPr>
        <w:t xml:space="preserve"> </w:t>
      </w:r>
      <w:r>
        <w:t>data</w:t>
      </w:r>
      <w:r>
        <w:rPr>
          <w:spacing w:val="26"/>
        </w:rPr>
        <w:t xml:space="preserve"> </w:t>
      </w:r>
      <w:r>
        <w:t>will</w:t>
      </w:r>
      <w:r>
        <w:rPr>
          <w:spacing w:val="26"/>
        </w:rPr>
        <w:t xml:space="preserve"> </w:t>
      </w:r>
      <w:r>
        <w:t>also</w:t>
      </w:r>
      <w:r>
        <w:rPr>
          <w:spacing w:val="26"/>
        </w:rPr>
        <w:t xml:space="preserve"> </w:t>
      </w:r>
      <w:r>
        <w:t xml:space="preserve">be deleted, which includes Rules and </w:t>
      </w:r>
      <w:proofErr w:type="spellStart"/>
      <w:r>
        <w:t>TermMap</w:t>
      </w:r>
      <w:proofErr w:type="spellEnd"/>
      <w:r>
        <w:t xml:space="preserve"> information</w:t>
      </w:r>
    </w:p>
    <w:p w14:paraId="258B41DE" w14:textId="77777777" w:rsidR="00E03C2B" w:rsidRDefault="00E03C2B" w:rsidP="006C65BB">
      <w:pPr>
        <w:pStyle w:val="UserGuider"/>
      </w:pPr>
    </w:p>
    <w:p w14:paraId="6A6A9DF7" w14:textId="77777777" w:rsidR="00E03C2B" w:rsidRPr="00E03C2B" w:rsidRDefault="00E03C2B" w:rsidP="006C65BB">
      <w:pPr>
        <w:pStyle w:val="UserGuider"/>
      </w:pPr>
      <w:r w:rsidRPr="00E03C2B">
        <w:t>Web Interface</w:t>
      </w:r>
    </w:p>
    <w:p w14:paraId="173AEF0A" w14:textId="77777777" w:rsidR="00E03C2B" w:rsidRDefault="00E03C2B" w:rsidP="006C65BB">
      <w:pPr>
        <w:pStyle w:val="UserGuider"/>
      </w:pPr>
      <w:r>
        <w:t xml:space="preserve">On the Connector screen, we will have options to consult, modify, </w:t>
      </w:r>
      <w:proofErr w:type="gramStart"/>
      <w:r>
        <w:t>add</w:t>
      </w:r>
      <w:proofErr w:type="gramEnd"/>
      <w:r>
        <w:t xml:space="preserve"> and eliminate </w:t>
      </w:r>
      <w:r>
        <w:rPr>
          <w:spacing w:val="-2"/>
        </w:rPr>
        <w:t>Connector.</w:t>
      </w:r>
    </w:p>
    <w:p w14:paraId="24A77C15" w14:textId="77777777" w:rsidR="00420B15" w:rsidRDefault="00E03C2B" w:rsidP="00420B15">
      <w:pPr>
        <w:pStyle w:val="UserGuider"/>
        <w:keepNext/>
        <w:jc w:val="center"/>
      </w:pPr>
      <w:r>
        <w:rPr>
          <w:noProof/>
        </w:rPr>
        <w:drawing>
          <wp:inline distT="0" distB="0" distL="0" distR="0" wp14:anchorId="4BF639E3" wp14:editId="441E6579">
            <wp:extent cx="5940119" cy="2637155"/>
            <wp:effectExtent l="0" t="0" r="3810" b="4445"/>
            <wp:docPr id="90" name="Image 90"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descr="A screenshot of a computer&#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51838" cy="2642358"/>
                    </a:xfrm>
                    <a:prstGeom prst="rect">
                      <a:avLst/>
                    </a:prstGeom>
                  </pic:spPr>
                </pic:pic>
              </a:graphicData>
            </a:graphic>
          </wp:inline>
        </w:drawing>
      </w:r>
    </w:p>
    <w:p w14:paraId="4AF11219" w14:textId="768240EC" w:rsidR="00E03C2B" w:rsidRDefault="00420B15" w:rsidP="00420B15">
      <w:pPr>
        <w:pStyle w:val="Caption"/>
        <w:jc w:val="center"/>
        <w:rPr>
          <w:sz w:val="7"/>
        </w:rPr>
      </w:pPr>
      <w:bookmarkStart w:id="30" w:name="_Toc139042915"/>
      <w:r>
        <w:t xml:space="preserve">Figure </w:t>
      </w:r>
      <w:r>
        <w:fldChar w:fldCharType="begin"/>
      </w:r>
      <w:r>
        <w:instrText xml:space="preserve"> SEQ Figure \* ARABIC </w:instrText>
      </w:r>
      <w:r>
        <w:fldChar w:fldCharType="separate"/>
      </w:r>
      <w:r w:rsidR="00280D40">
        <w:rPr>
          <w:noProof/>
        </w:rPr>
        <w:t>24</w:t>
      </w:r>
      <w:r>
        <w:fldChar w:fldCharType="end"/>
      </w:r>
      <w:r>
        <w:t>: Web connector</w:t>
      </w:r>
      <w:bookmarkEnd w:id="30"/>
    </w:p>
    <w:p w14:paraId="257B335E" w14:textId="77777777" w:rsidR="00E03C2B" w:rsidRPr="00954F89" w:rsidRDefault="00E03C2B" w:rsidP="006C65BB">
      <w:pPr>
        <w:pStyle w:val="UserGuider"/>
        <w:rPr>
          <w:b/>
          <w:bCs/>
        </w:rPr>
      </w:pPr>
      <w:r w:rsidRPr="00954F89">
        <w:t xml:space="preserve">For the </w:t>
      </w:r>
      <w:proofErr w:type="spellStart"/>
      <w:r w:rsidRPr="00954F89">
        <w:t>Datasource</w:t>
      </w:r>
      <w:proofErr w:type="spellEnd"/>
      <w:r w:rsidRPr="00954F89">
        <w:t xml:space="preserve">, we will have two filter </w:t>
      </w:r>
      <w:r w:rsidRPr="00954F89">
        <w:rPr>
          <w:spacing w:val="-2"/>
        </w:rPr>
        <w:t>locations:</w:t>
      </w:r>
    </w:p>
    <w:p w14:paraId="026E5A98" w14:textId="77777777" w:rsidR="00E03C2B" w:rsidRDefault="00E03C2B" w:rsidP="006C65BB">
      <w:pPr>
        <w:pStyle w:val="UserGuider"/>
        <w:numPr>
          <w:ilvl w:val="0"/>
          <w:numId w:val="23"/>
        </w:numPr>
      </w:pPr>
      <w:r>
        <w:t xml:space="preserve">First located at the top of the </w:t>
      </w:r>
      <w:proofErr w:type="spellStart"/>
      <w:r>
        <w:t>Datasource</w:t>
      </w:r>
      <w:proofErr w:type="spellEnd"/>
      <w:r>
        <w:t xml:space="preserve"> List screen where we can search </w:t>
      </w:r>
      <w:r>
        <w:rPr>
          <w:spacing w:val="-2"/>
        </w:rPr>
        <w:t>broadly.</w:t>
      </w:r>
    </w:p>
    <w:p w14:paraId="5E962A98" w14:textId="77777777" w:rsidR="00E03C2B" w:rsidRDefault="00E03C2B" w:rsidP="006C65BB">
      <w:pPr>
        <w:pStyle w:val="UserGuider"/>
        <w:numPr>
          <w:ilvl w:val="0"/>
          <w:numId w:val="23"/>
        </w:numPr>
      </w:pPr>
      <w:r>
        <w:t>Second</w:t>
      </w:r>
      <w:r>
        <w:rPr>
          <w:spacing w:val="-3"/>
        </w:rPr>
        <w:t xml:space="preserve"> </w:t>
      </w:r>
      <w:r>
        <w:t>on</w:t>
      </w:r>
      <w:r>
        <w:rPr>
          <w:spacing w:val="-3"/>
        </w:rPr>
        <w:t xml:space="preserve"> </w:t>
      </w:r>
      <w:r>
        <w:t>the</w:t>
      </w:r>
      <w:r>
        <w:rPr>
          <w:spacing w:val="-3"/>
        </w:rPr>
        <w:t xml:space="preserve"> </w:t>
      </w:r>
      <w:r>
        <w:t>right</w:t>
      </w:r>
      <w:r>
        <w:rPr>
          <w:spacing w:val="-3"/>
        </w:rPr>
        <w:t xml:space="preserve"> </w:t>
      </w:r>
      <w:r>
        <w:t>sidebar,</w:t>
      </w:r>
      <w:r>
        <w:rPr>
          <w:spacing w:val="-3"/>
        </w:rPr>
        <w:t xml:space="preserve"> </w:t>
      </w:r>
      <w:r>
        <w:t>being</w:t>
      </w:r>
      <w:r>
        <w:rPr>
          <w:spacing w:val="-3"/>
        </w:rPr>
        <w:t xml:space="preserve"> </w:t>
      </w:r>
      <w:r>
        <w:t>able</w:t>
      </w:r>
      <w:r>
        <w:rPr>
          <w:spacing w:val="-3"/>
        </w:rPr>
        <w:t xml:space="preserve"> </w:t>
      </w:r>
      <w:r>
        <w:t>to</w:t>
      </w:r>
      <w:r>
        <w:rPr>
          <w:spacing w:val="-3"/>
        </w:rPr>
        <w:t xml:space="preserve"> </w:t>
      </w:r>
      <w:r>
        <w:t>select</w:t>
      </w:r>
      <w:r>
        <w:rPr>
          <w:spacing w:val="-3"/>
        </w:rPr>
        <w:t xml:space="preserve"> </w:t>
      </w:r>
      <w:r>
        <w:t>by</w:t>
      </w:r>
      <w:r>
        <w:rPr>
          <w:spacing w:val="-3"/>
        </w:rPr>
        <w:t xml:space="preserve"> </w:t>
      </w:r>
      <w:r>
        <w:t>category</w:t>
      </w:r>
      <w:r>
        <w:rPr>
          <w:spacing w:val="-3"/>
        </w:rPr>
        <w:t xml:space="preserve"> </w:t>
      </w:r>
      <w:r>
        <w:t>of</w:t>
      </w:r>
      <w:r>
        <w:rPr>
          <w:spacing w:val="-3"/>
        </w:rPr>
        <w:t xml:space="preserve"> </w:t>
      </w:r>
      <w:proofErr w:type="spellStart"/>
      <w:r>
        <w:t>Datasources</w:t>
      </w:r>
      <w:proofErr w:type="spellEnd"/>
      <w:r>
        <w:t xml:space="preserve">. </w:t>
      </w:r>
    </w:p>
    <w:p w14:paraId="3BD790B2" w14:textId="77777777" w:rsidR="00E03C2B" w:rsidRPr="00954F89" w:rsidRDefault="00E03C2B" w:rsidP="006C65BB">
      <w:pPr>
        <w:pStyle w:val="UserGuider"/>
      </w:pPr>
      <w:r w:rsidRPr="00954F89">
        <w:lastRenderedPageBreak/>
        <w:t>To consult, click a desired Connector.</w:t>
      </w:r>
    </w:p>
    <w:p w14:paraId="35BB16D3" w14:textId="77777777" w:rsidR="00420B15" w:rsidRDefault="00E03C2B" w:rsidP="00420B15">
      <w:pPr>
        <w:pStyle w:val="UserGuider"/>
        <w:keepNext/>
        <w:jc w:val="center"/>
      </w:pPr>
      <w:r>
        <w:rPr>
          <w:noProof/>
        </w:rPr>
        <w:drawing>
          <wp:inline distT="0" distB="0" distL="0" distR="0" wp14:anchorId="6363EA0A" wp14:editId="1FBAEBFB">
            <wp:extent cx="5972468" cy="1681480"/>
            <wp:effectExtent l="0" t="0" r="0" b="0"/>
            <wp:docPr id="91" name="Image 91"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descr="A screenshot of a computer&#10;&#10;Description automatically generated with medium confidence"/>
                    <pic:cNvPicPr/>
                  </pic:nvPicPr>
                  <pic:blipFill>
                    <a:blip r:embed="rId38" cstate="print"/>
                    <a:stretch>
                      <a:fillRect/>
                    </a:stretch>
                  </pic:blipFill>
                  <pic:spPr>
                    <a:xfrm>
                      <a:off x="0" y="0"/>
                      <a:ext cx="5977676" cy="1682946"/>
                    </a:xfrm>
                    <a:prstGeom prst="rect">
                      <a:avLst/>
                    </a:prstGeom>
                  </pic:spPr>
                </pic:pic>
              </a:graphicData>
            </a:graphic>
          </wp:inline>
        </w:drawing>
      </w:r>
    </w:p>
    <w:p w14:paraId="6903D81E" w14:textId="49B6F905" w:rsidR="00E03C2B" w:rsidRDefault="00420B15" w:rsidP="00420B15">
      <w:pPr>
        <w:pStyle w:val="Caption"/>
        <w:jc w:val="center"/>
      </w:pPr>
      <w:bookmarkStart w:id="31" w:name="_Toc139042916"/>
      <w:r>
        <w:t xml:space="preserve">Figure </w:t>
      </w:r>
      <w:r>
        <w:fldChar w:fldCharType="begin"/>
      </w:r>
      <w:r>
        <w:instrText xml:space="preserve"> SEQ Figure \* ARABIC </w:instrText>
      </w:r>
      <w:r>
        <w:fldChar w:fldCharType="separate"/>
      </w:r>
      <w:r w:rsidR="00280D40">
        <w:rPr>
          <w:noProof/>
        </w:rPr>
        <w:t>25</w:t>
      </w:r>
      <w:r>
        <w:fldChar w:fldCharType="end"/>
      </w:r>
      <w:r>
        <w:t>: Web Connector list</w:t>
      </w:r>
      <w:bookmarkEnd w:id="31"/>
    </w:p>
    <w:p w14:paraId="79E54795" w14:textId="77777777" w:rsidR="00E03C2B" w:rsidRPr="00954F89" w:rsidRDefault="00E03C2B" w:rsidP="006C65BB">
      <w:pPr>
        <w:pStyle w:val="UserGuider"/>
        <w:rPr>
          <w:b/>
          <w:bCs/>
        </w:rPr>
      </w:pPr>
      <w:r w:rsidRPr="00954F89">
        <w:t xml:space="preserve">To add new </w:t>
      </w:r>
      <w:proofErr w:type="spellStart"/>
      <w:r w:rsidRPr="00954F89">
        <w:t>Datasource</w:t>
      </w:r>
      <w:proofErr w:type="spellEnd"/>
      <w:r w:rsidRPr="00954F89">
        <w:t xml:space="preserve">, we will have three different </w:t>
      </w:r>
      <w:r w:rsidRPr="00954F89">
        <w:rPr>
          <w:spacing w:val="-2"/>
        </w:rPr>
        <w:t>ways:</w:t>
      </w:r>
    </w:p>
    <w:p w14:paraId="6BF8186F" w14:textId="77777777" w:rsidR="00E03C2B" w:rsidRDefault="00E03C2B" w:rsidP="006C65BB">
      <w:pPr>
        <w:pStyle w:val="UserGuider"/>
        <w:numPr>
          <w:ilvl w:val="0"/>
          <w:numId w:val="24"/>
        </w:numPr>
      </w:pPr>
      <w:r>
        <w:t xml:space="preserve">by the </w:t>
      </w:r>
      <w:r>
        <w:rPr>
          <w:rFonts w:ascii="Courier New" w:hAnsi="Courier New"/>
        </w:rPr>
        <w:t>+ Add</w:t>
      </w:r>
      <w:r>
        <w:rPr>
          <w:rFonts w:ascii="Courier New" w:hAnsi="Courier New"/>
          <w:spacing w:val="-65"/>
        </w:rPr>
        <w:t xml:space="preserve"> </w:t>
      </w:r>
      <w:r>
        <w:t xml:space="preserve">button on the left </w:t>
      </w:r>
      <w:r>
        <w:rPr>
          <w:spacing w:val="-2"/>
        </w:rPr>
        <w:t>sidebar.</w:t>
      </w:r>
    </w:p>
    <w:p w14:paraId="27CE5D87" w14:textId="77777777" w:rsidR="00E03C2B" w:rsidRDefault="00E03C2B" w:rsidP="006C65BB">
      <w:pPr>
        <w:pStyle w:val="UserGuider"/>
        <w:numPr>
          <w:ilvl w:val="0"/>
          <w:numId w:val="24"/>
        </w:numPr>
      </w:pPr>
      <w:r>
        <w:t xml:space="preserve">Through the </w:t>
      </w:r>
      <w:r>
        <w:rPr>
          <w:rFonts w:ascii="Courier New" w:hAnsi="Courier New"/>
        </w:rPr>
        <w:t xml:space="preserve">ADD </w:t>
      </w:r>
      <w:proofErr w:type="spellStart"/>
      <w:r>
        <w:rPr>
          <w:rFonts w:ascii="Courier New" w:hAnsi="Courier New"/>
        </w:rPr>
        <w:t>Datasource</w:t>
      </w:r>
      <w:proofErr w:type="spellEnd"/>
      <w:r>
        <w:rPr>
          <w:rFonts w:ascii="Courier New" w:hAnsi="Courier New"/>
        </w:rPr>
        <w:t xml:space="preserve"> +</w:t>
      </w:r>
      <w:r>
        <w:rPr>
          <w:rFonts w:ascii="Courier New" w:hAnsi="Courier New"/>
          <w:spacing w:val="-65"/>
        </w:rPr>
        <w:t xml:space="preserve"> </w:t>
      </w:r>
      <w:r>
        <w:t xml:space="preserve">button in the right field of the </w:t>
      </w:r>
      <w:proofErr w:type="spellStart"/>
      <w:r>
        <w:t>Datasources</w:t>
      </w:r>
      <w:proofErr w:type="spellEnd"/>
      <w:r>
        <w:t xml:space="preserve"> </w:t>
      </w:r>
      <w:r>
        <w:rPr>
          <w:spacing w:val="-2"/>
        </w:rPr>
        <w:t>list.</w:t>
      </w:r>
    </w:p>
    <w:p w14:paraId="32E6B99E" w14:textId="77777777" w:rsidR="00E03C2B" w:rsidRDefault="00E03C2B" w:rsidP="006C65BB">
      <w:pPr>
        <w:pStyle w:val="UserGuider"/>
        <w:numPr>
          <w:ilvl w:val="0"/>
          <w:numId w:val="24"/>
        </w:numPr>
      </w:pPr>
      <w:r>
        <w:t xml:space="preserve">Via the </w:t>
      </w:r>
      <w:r>
        <w:rPr>
          <w:rFonts w:ascii="Courier New" w:hAnsi="Courier New"/>
        </w:rPr>
        <w:t>Save and add another</w:t>
      </w:r>
      <w:r>
        <w:rPr>
          <w:rFonts w:ascii="Courier New" w:hAnsi="Courier New"/>
          <w:spacing w:val="-65"/>
        </w:rPr>
        <w:t xml:space="preserve"> </w:t>
      </w:r>
      <w:r>
        <w:t xml:space="preserve">button located within a </w:t>
      </w:r>
      <w:proofErr w:type="spellStart"/>
      <w:r>
        <w:t>Datasource</w:t>
      </w:r>
      <w:proofErr w:type="spellEnd"/>
      <w:r>
        <w:t xml:space="preserve"> </w:t>
      </w:r>
      <w:r>
        <w:rPr>
          <w:spacing w:val="-2"/>
        </w:rPr>
        <w:t>record.</w:t>
      </w:r>
    </w:p>
    <w:p w14:paraId="37666A3D" w14:textId="77777777" w:rsidR="00E03C2B" w:rsidRPr="00954F89" w:rsidRDefault="00E03C2B" w:rsidP="006C65BB">
      <w:pPr>
        <w:pStyle w:val="UserGuider"/>
      </w:pPr>
      <w:r w:rsidRPr="00954F89">
        <w:t>The</w:t>
      </w:r>
      <w:r w:rsidRPr="00954F89">
        <w:rPr>
          <w:spacing w:val="56"/>
        </w:rPr>
        <w:t xml:space="preserve"> </w:t>
      </w:r>
      <w:r w:rsidRPr="00954F89">
        <w:t>Connector</w:t>
      </w:r>
      <w:r w:rsidRPr="00954F89">
        <w:rPr>
          <w:spacing w:val="56"/>
        </w:rPr>
        <w:t xml:space="preserve"> </w:t>
      </w:r>
      <w:r w:rsidRPr="00954F89">
        <w:t>interface</w:t>
      </w:r>
      <w:r w:rsidRPr="00954F89">
        <w:rPr>
          <w:spacing w:val="56"/>
        </w:rPr>
        <w:t xml:space="preserve"> </w:t>
      </w:r>
      <w:r w:rsidRPr="00954F89">
        <w:t>is</w:t>
      </w:r>
      <w:r w:rsidRPr="00954F89">
        <w:rPr>
          <w:spacing w:val="56"/>
        </w:rPr>
        <w:t xml:space="preserve"> </w:t>
      </w:r>
      <w:r w:rsidRPr="00954F89">
        <w:t>divided</w:t>
      </w:r>
      <w:r w:rsidRPr="00954F89">
        <w:rPr>
          <w:spacing w:val="56"/>
        </w:rPr>
        <w:t xml:space="preserve"> </w:t>
      </w:r>
      <w:r w:rsidRPr="00954F89">
        <w:t>into</w:t>
      </w:r>
      <w:r w:rsidRPr="00954F89">
        <w:rPr>
          <w:spacing w:val="56"/>
        </w:rPr>
        <w:t xml:space="preserve"> </w:t>
      </w:r>
      <w:r w:rsidRPr="00954F89">
        <w:t>three</w:t>
      </w:r>
      <w:r w:rsidRPr="00954F89">
        <w:rPr>
          <w:spacing w:val="56"/>
        </w:rPr>
        <w:t xml:space="preserve"> </w:t>
      </w:r>
      <w:r w:rsidRPr="00954F89">
        <w:t>parts</w:t>
      </w:r>
      <w:r w:rsidRPr="00954F89">
        <w:rPr>
          <w:spacing w:val="56"/>
        </w:rPr>
        <w:t xml:space="preserve"> </w:t>
      </w:r>
      <w:r w:rsidRPr="00954F89">
        <w:t>with</w:t>
      </w:r>
      <w:r w:rsidRPr="00954F89">
        <w:rPr>
          <w:spacing w:val="56"/>
        </w:rPr>
        <w:t xml:space="preserve"> </w:t>
      </w:r>
      <w:r w:rsidRPr="00954F89">
        <w:t>each</w:t>
      </w:r>
      <w:r w:rsidRPr="00954F89">
        <w:rPr>
          <w:spacing w:val="56"/>
        </w:rPr>
        <w:t xml:space="preserve"> </w:t>
      </w:r>
      <w:r w:rsidRPr="00954F89">
        <w:t>one</w:t>
      </w:r>
      <w:r w:rsidRPr="00954F89">
        <w:rPr>
          <w:spacing w:val="56"/>
        </w:rPr>
        <w:t xml:space="preserve"> </w:t>
      </w:r>
      <w:r w:rsidRPr="00954F89">
        <w:t>performing</w:t>
      </w:r>
      <w:r w:rsidRPr="00954F89">
        <w:rPr>
          <w:spacing w:val="56"/>
        </w:rPr>
        <w:t xml:space="preserve"> </w:t>
      </w:r>
      <w:r w:rsidRPr="00954F89">
        <w:t>a</w:t>
      </w:r>
      <w:r w:rsidRPr="00954F89">
        <w:rPr>
          <w:spacing w:val="56"/>
        </w:rPr>
        <w:t xml:space="preserve"> </w:t>
      </w:r>
      <w:r w:rsidRPr="00954F89">
        <w:t>different</w:t>
      </w:r>
      <w:r w:rsidRPr="00954F89">
        <w:rPr>
          <w:spacing w:val="56"/>
        </w:rPr>
        <w:t xml:space="preserve"> </w:t>
      </w:r>
      <w:r w:rsidRPr="00954F89">
        <w:t>activity</w:t>
      </w:r>
      <w:r w:rsidRPr="00954F89">
        <w:rPr>
          <w:spacing w:val="56"/>
        </w:rPr>
        <w:t xml:space="preserve"> </w:t>
      </w:r>
      <w:r w:rsidRPr="00954F89">
        <w:t>in</w:t>
      </w:r>
      <w:r w:rsidRPr="00954F89">
        <w:rPr>
          <w:spacing w:val="56"/>
        </w:rPr>
        <w:t xml:space="preserve"> </w:t>
      </w:r>
      <w:r w:rsidRPr="00954F89">
        <w:t>the</w:t>
      </w:r>
      <w:r w:rsidRPr="00954F89">
        <w:rPr>
          <w:spacing w:val="56"/>
        </w:rPr>
        <w:t xml:space="preserve"> </w:t>
      </w:r>
      <w:r w:rsidRPr="00954F89">
        <w:t>ETL (Extraction, Transformation and Load) process of external data to IGEM.</w:t>
      </w:r>
    </w:p>
    <w:p w14:paraId="6F067EDF" w14:textId="77777777" w:rsidR="00E03C2B" w:rsidRPr="00E03C2B" w:rsidRDefault="00E03C2B" w:rsidP="006C65BB">
      <w:pPr>
        <w:pStyle w:val="UserGuider"/>
      </w:pPr>
      <w:r w:rsidRPr="00E03C2B">
        <w:t xml:space="preserve">PART </w:t>
      </w:r>
      <w:r w:rsidRPr="00E03C2B">
        <w:rPr>
          <w:spacing w:val="-10"/>
        </w:rPr>
        <w:t>1</w:t>
      </w:r>
    </w:p>
    <w:p w14:paraId="673E339C" w14:textId="77777777" w:rsidR="00E03C2B" w:rsidRPr="00954F89" w:rsidRDefault="00E03C2B" w:rsidP="006C65BB">
      <w:pPr>
        <w:pStyle w:val="UserGuider"/>
      </w:pPr>
      <w:r w:rsidRPr="00954F89">
        <w:t xml:space="preserve">It has fields for identifying the Connector, among them we will have which </w:t>
      </w:r>
      <w:proofErr w:type="spellStart"/>
      <w:r w:rsidRPr="00954F89">
        <w:t>Datasource</w:t>
      </w:r>
      <w:proofErr w:type="spellEnd"/>
      <w:r w:rsidRPr="00954F89">
        <w:t xml:space="preserve"> the Connector belongs</w:t>
      </w:r>
      <w:del w:id="32" w:author="Palmiero, Nikki" w:date="2023-06-27T13:35:00Z">
        <w:r w:rsidRPr="00954F89" w:rsidDel="000D519E">
          <w:delText xml:space="preserve"> to</w:delText>
        </w:r>
      </w:del>
      <w:r w:rsidRPr="00954F89">
        <w:t>, an abbreviation that will identify the Connector in processes and queries,</w:t>
      </w:r>
      <w:ins w:id="33" w:author="Palmiero, Nikki" w:date="2023-06-27T13:35:00Z">
        <w:r>
          <w:t xml:space="preserve"> and</w:t>
        </w:r>
      </w:ins>
      <w:r w:rsidRPr="00954F89">
        <w:t xml:space="preserve"> a description and a flag for activating or not the Connector.</w:t>
      </w:r>
    </w:p>
    <w:p w14:paraId="63D7E86D" w14:textId="77777777" w:rsidR="00E03C2B" w:rsidRPr="00954F89" w:rsidRDefault="00E03C2B" w:rsidP="006C65BB">
      <w:pPr>
        <w:pStyle w:val="UserGuider"/>
      </w:pPr>
      <w:r w:rsidRPr="00954F89">
        <w:t>If the Activate FLAG is not selected, the Connector will not perform new extraction of external data, but all data already loaded will continue to be available for queries</w:t>
      </w:r>
    </w:p>
    <w:p w14:paraId="6A9A1540" w14:textId="77777777" w:rsidR="00420B15" w:rsidRDefault="00E03C2B" w:rsidP="00420B15">
      <w:pPr>
        <w:pStyle w:val="UserGuider"/>
        <w:keepNext/>
        <w:jc w:val="center"/>
      </w:pPr>
      <w:r>
        <w:rPr>
          <w:noProof/>
        </w:rPr>
        <w:drawing>
          <wp:inline distT="0" distB="0" distL="0" distR="0" wp14:anchorId="789F8A80" wp14:editId="5722B911">
            <wp:extent cx="5994400" cy="1085850"/>
            <wp:effectExtent l="0" t="0" r="0" b="6350"/>
            <wp:docPr id="92" name="Image 92" descr="A picture containing text, screensho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descr="A picture containing text, screensho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97017" cy="1086324"/>
                    </a:xfrm>
                    <a:prstGeom prst="rect">
                      <a:avLst/>
                    </a:prstGeom>
                  </pic:spPr>
                </pic:pic>
              </a:graphicData>
            </a:graphic>
          </wp:inline>
        </w:drawing>
      </w:r>
    </w:p>
    <w:p w14:paraId="6CFC9A0D" w14:textId="6CAD73EC" w:rsidR="00E03C2B" w:rsidRDefault="00420B15" w:rsidP="00420B15">
      <w:pPr>
        <w:pStyle w:val="Caption"/>
        <w:jc w:val="center"/>
        <w:rPr>
          <w:sz w:val="14"/>
        </w:rPr>
      </w:pPr>
      <w:bookmarkStart w:id="34" w:name="_Toc139042917"/>
      <w:r>
        <w:t xml:space="preserve">Figure </w:t>
      </w:r>
      <w:r>
        <w:fldChar w:fldCharType="begin"/>
      </w:r>
      <w:r>
        <w:instrText xml:space="preserve"> SEQ Figure \* ARABIC </w:instrText>
      </w:r>
      <w:r>
        <w:fldChar w:fldCharType="separate"/>
      </w:r>
      <w:r w:rsidR="00280D40">
        <w:rPr>
          <w:noProof/>
        </w:rPr>
        <w:t>26</w:t>
      </w:r>
      <w:r>
        <w:fldChar w:fldCharType="end"/>
      </w:r>
      <w:r>
        <w:t>: Web change connector – part 1</w:t>
      </w:r>
      <w:bookmarkEnd w:id="34"/>
    </w:p>
    <w:p w14:paraId="1BDF1D4D" w14:textId="77777777" w:rsidR="00E03C2B" w:rsidRPr="00E03C2B" w:rsidRDefault="00E03C2B" w:rsidP="006C65BB">
      <w:pPr>
        <w:pStyle w:val="UserGuider"/>
      </w:pPr>
      <w:r w:rsidRPr="00E03C2B">
        <w:t xml:space="preserve">PART </w:t>
      </w:r>
      <w:r w:rsidRPr="00E03C2B">
        <w:rPr>
          <w:spacing w:val="-10"/>
        </w:rPr>
        <w:t>2</w:t>
      </w:r>
    </w:p>
    <w:p w14:paraId="5973CE77" w14:textId="77777777" w:rsidR="00E03C2B" w:rsidRDefault="00E03C2B" w:rsidP="006C65BB">
      <w:pPr>
        <w:pStyle w:val="UserGuider"/>
      </w:pPr>
      <w:r>
        <w:t>The second part will be composed of the attributes to make the connection with external sources and format of the extracted data.</w:t>
      </w:r>
    </w:p>
    <w:p w14:paraId="4AC48D9C" w14:textId="77777777" w:rsidR="00E03C2B" w:rsidRDefault="00E03C2B" w:rsidP="006C65BB">
      <w:pPr>
        <w:pStyle w:val="UserGuider"/>
      </w:pPr>
      <w:r>
        <w:t xml:space="preserve">Each field has already been detailed at the beginning of this </w:t>
      </w:r>
      <w:r>
        <w:rPr>
          <w:spacing w:val="-2"/>
        </w:rPr>
        <w:t>session.</w:t>
      </w:r>
    </w:p>
    <w:p w14:paraId="2EF55FC1" w14:textId="77777777" w:rsidR="00420B15" w:rsidRDefault="00E03C2B" w:rsidP="00420B15">
      <w:pPr>
        <w:pStyle w:val="UserGuider"/>
        <w:keepNext/>
        <w:jc w:val="center"/>
      </w:pPr>
      <w:r>
        <w:rPr>
          <w:noProof/>
        </w:rPr>
        <w:lastRenderedPageBreak/>
        <w:drawing>
          <wp:inline distT="0" distB="0" distL="0" distR="0" wp14:anchorId="2D2E850A" wp14:editId="5B3D7FD9">
            <wp:extent cx="6108259" cy="2280920"/>
            <wp:effectExtent l="0" t="0" r="635" b="5080"/>
            <wp:docPr id="93" name="Image 93"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descr="A screenshot of a computer&#10;&#10;Description automatically generated with medium confidence"/>
                    <pic:cNvPicPr/>
                  </pic:nvPicPr>
                  <pic:blipFill>
                    <a:blip r:embed="rId40" cstate="print"/>
                    <a:stretch>
                      <a:fillRect/>
                    </a:stretch>
                  </pic:blipFill>
                  <pic:spPr>
                    <a:xfrm>
                      <a:off x="0" y="0"/>
                      <a:ext cx="6111654" cy="2282188"/>
                    </a:xfrm>
                    <a:prstGeom prst="rect">
                      <a:avLst/>
                    </a:prstGeom>
                  </pic:spPr>
                </pic:pic>
              </a:graphicData>
            </a:graphic>
          </wp:inline>
        </w:drawing>
      </w:r>
    </w:p>
    <w:p w14:paraId="5E28798A" w14:textId="441E593D" w:rsidR="00E03C2B" w:rsidRDefault="00420B15" w:rsidP="00420B15">
      <w:pPr>
        <w:pStyle w:val="Caption"/>
        <w:jc w:val="center"/>
      </w:pPr>
      <w:bookmarkStart w:id="35" w:name="_Toc139042918"/>
      <w:r>
        <w:t xml:space="preserve">Figure </w:t>
      </w:r>
      <w:r>
        <w:fldChar w:fldCharType="begin"/>
      </w:r>
      <w:r>
        <w:instrText xml:space="preserve"> SEQ Figure \* ARABIC </w:instrText>
      </w:r>
      <w:r>
        <w:fldChar w:fldCharType="separate"/>
      </w:r>
      <w:r w:rsidR="00280D40">
        <w:rPr>
          <w:noProof/>
        </w:rPr>
        <w:t>27</w:t>
      </w:r>
      <w:r>
        <w:fldChar w:fldCharType="end"/>
      </w:r>
      <w:r>
        <w:t>: Web change connector - part 2</w:t>
      </w:r>
      <w:bookmarkEnd w:id="35"/>
    </w:p>
    <w:p w14:paraId="171093E5" w14:textId="77777777" w:rsidR="00E03C2B" w:rsidRPr="00E03C2B" w:rsidRDefault="00E03C2B" w:rsidP="006C65BB">
      <w:pPr>
        <w:pStyle w:val="UserGuider"/>
      </w:pPr>
      <w:r w:rsidRPr="00E03C2B">
        <w:t xml:space="preserve">PART </w:t>
      </w:r>
      <w:r w:rsidRPr="00E03C2B">
        <w:rPr>
          <w:spacing w:val="-10"/>
        </w:rPr>
        <w:t>3</w:t>
      </w:r>
    </w:p>
    <w:p w14:paraId="720688D0" w14:textId="77777777" w:rsidR="00E03C2B" w:rsidRDefault="00E03C2B" w:rsidP="006C65BB">
      <w:pPr>
        <w:pStyle w:val="UserGuider"/>
      </w:pPr>
      <w:r>
        <w:t>The</w:t>
      </w:r>
      <w:r>
        <w:rPr>
          <w:spacing w:val="22"/>
        </w:rPr>
        <w:t xml:space="preserve"> </w:t>
      </w:r>
      <w:r>
        <w:t>third</w:t>
      </w:r>
      <w:r>
        <w:rPr>
          <w:spacing w:val="22"/>
        </w:rPr>
        <w:t xml:space="preserve"> </w:t>
      </w:r>
      <w:r>
        <w:t>part</w:t>
      </w:r>
      <w:r>
        <w:rPr>
          <w:spacing w:val="22"/>
        </w:rPr>
        <w:t xml:space="preserve"> </w:t>
      </w:r>
      <w:r>
        <w:t>stores</w:t>
      </w:r>
      <w:r>
        <w:rPr>
          <w:spacing w:val="22"/>
        </w:rPr>
        <w:t xml:space="preserve"> </w:t>
      </w:r>
      <w:r>
        <w:t>the</w:t>
      </w:r>
      <w:r>
        <w:rPr>
          <w:spacing w:val="22"/>
        </w:rPr>
        <w:t xml:space="preserve"> </w:t>
      </w:r>
      <w:r>
        <w:t>transformation</w:t>
      </w:r>
      <w:r>
        <w:rPr>
          <w:spacing w:val="22"/>
        </w:rPr>
        <w:t xml:space="preserve"> </w:t>
      </w:r>
      <w:r>
        <w:t>rules</w:t>
      </w:r>
      <w:r>
        <w:rPr>
          <w:spacing w:val="22"/>
        </w:rPr>
        <w:t xml:space="preserve"> </w:t>
      </w:r>
      <w:r>
        <w:t>that</w:t>
      </w:r>
      <w:r>
        <w:rPr>
          <w:spacing w:val="22"/>
        </w:rPr>
        <w:t xml:space="preserve"> </w:t>
      </w:r>
      <w:r>
        <w:t>the</w:t>
      </w:r>
      <w:r>
        <w:rPr>
          <w:spacing w:val="22"/>
        </w:rPr>
        <w:t xml:space="preserve"> </w:t>
      </w:r>
      <w:r>
        <w:t>IGEM</w:t>
      </w:r>
      <w:r>
        <w:rPr>
          <w:spacing w:val="22"/>
        </w:rPr>
        <w:t xml:space="preserve"> </w:t>
      </w:r>
      <w:r>
        <w:t>system</w:t>
      </w:r>
      <w:r>
        <w:rPr>
          <w:spacing w:val="22"/>
        </w:rPr>
        <w:t xml:space="preserve"> </w:t>
      </w:r>
      <w:r>
        <w:t>needs</w:t>
      </w:r>
      <w:r>
        <w:rPr>
          <w:spacing w:val="22"/>
        </w:rPr>
        <w:t xml:space="preserve"> </w:t>
      </w:r>
      <w:r>
        <w:t>to</w:t>
      </w:r>
      <w:r>
        <w:rPr>
          <w:spacing w:val="22"/>
        </w:rPr>
        <w:t xml:space="preserve"> </w:t>
      </w:r>
      <w:r>
        <w:t>interpret</w:t>
      </w:r>
      <w:r>
        <w:rPr>
          <w:spacing w:val="22"/>
        </w:rPr>
        <w:t xml:space="preserve"> </w:t>
      </w:r>
      <w:r>
        <w:t>the</w:t>
      </w:r>
      <w:r>
        <w:rPr>
          <w:spacing w:val="22"/>
        </w:rPr>
        <w:t xml:space="preserve"> </w:t>
      </w:r>
      <w:r>
        <w:t>input</w:t>
      </w:r>
      <w:r>
        <w:rPr>
          <w:spacing w:val="22"/>
        </w:rPr>
        <w:t xml:space="preserve"> </w:t>
      </w:r>
      <w:r>
        <w:t>data</w:t>
      </w:r>
      <w:r>
        <w:rPr>
          <w:spacing w:val="22"/>
        </w:rPr>
        <w:t xml:space="preserve"> </w:t>
      </w:r>
      <w:r>
        <w:t>and</w:t>
      </w:r>
      <w:r>
        <w:rPr>
          <w:spacing w:val="22"/>
        </w:rPr>
        <w:t xml:space="preserve"> </w:t>
      </w:r>
      <w:r>
        <w:t>how</w:t>
      </w:r>
      <w:r>
        <w:rPr>
          <w:spacing w:val="22"/>
        </w:rPr>
        <w:t xml:space="preserve"> </w:t>
      </w:r>
      <w:r>
        <w:t>to handle each column.</w:t>
      </w:r>
    </w:p>
    <w:p w14:paraId="7FBB7E7B" w14:textId="77777777" w:rsidR="00E03C2B" w:rsidRDefault="00E03C2B" w:rsidP="006C65BB">
      <w:pPr>
        <w:pStyle w:val="UserGuider"/>
      </w:pPr>
      <w:r>
        <w:t>If</w:t>
      </w:r>
      <w:r>
        <w:rPr>
          <w:spacing w:val="24"/>
        </w:rPr>
        <w:t xml:space="preserve"> </w:t>
      </w:r>
      <w:r>
        <w:t>the</w:t>
      </w:r>
      <w:r>
        <w:rPr>
          <w:spacing w:val="24"/>
        </w:rPr>
        <w:t xml:space="preserve"> </w:t>
      </w:r>
      <w:r>
        <w:t>input</w:t>
      </w:r>
      <w:r>
        <w:rPr>
          <w:spacing w:val="24"/>
        </w:rPr>
        <w:t xml:space="preserve"> </w:t>
      </w:r>
      <w:r>
        <w:t>files</w:t>
      </w:r>
      <w:r>
        <w:rPr>
          <w:spacing w:val="24"/>
        </w:rPr>
        <w:t xml:space="preserve"> </w:t>
      </w:r>
      <w:r>
        <w:t>are</w:t>
      </w:r>
      <w:r>
        <w:rPr>
          <w:spacing w:val="24"/>
        </w:rPr>
        <w:t xml:space="preserve"> </w:t>
      </w:r>
      <w:r>
        <w:t>not</w:t>
      </w:r>
      <w:r>
        <w:rPr>
          <w:spacing w:val="24"/>
        </w:rPr>
        <w:t xml:space="preserve"> </w:t>
      </w:r>
      <w:r>
        <w:t>in</w:t>
      </w:r>
      <w:r>
        <w:rPr>
          <w:spacing w:val="24"/>
        </w:rPr>
        <w:t xml:space="preserve"> </w:t>
      </w:r>
      <w:r>
        <w:t>tabular</w:t>
      </w:r>
      <w:r>
        <w:rPr>
          <w:spacing w:val="24"/>
        </w:rPr>
        <w:t xml:space="preserve"> </w:t>
      </w:r>
      <w:r>
        <w:t>format,</w:t>
      </w:r>
      <w:r>
        <w:rPr>
          <w:spacing w:val="24"/>
        </w:rPr>
        <w:t xml:space="preserve"> </w:t>
      </w:r>
      <w:r>
        <w:t>as</w:t>
      </w:r>
      <w:r>
        <w:rPr>
          <w:spacing w:val="24"/>
        </w:rPr>
        <w:t xml:space="preserve"> </w:t>
      </w:r>
      <w:r>
        <w:t>in</w:t>
      </w:r>
      <w:r>
        <w:rPr>
          <w:spacing w:val="24"/>
        </w:rPr>
        <w:t xml:space="preserve"> </w:t>
      </w:r>
      <w:r>
        <w:t>the</w:t>
      </w:r>
      <w:r>
        <w:rPr>
          <w:spacing w:val="24"/>
        </w:rPr>
        <w:t xml:space="preserve"> </w:t>
      </w:r>
      <w:r>
        <w:t>case</w:t>
      </w:r>
      <w:r>
        <w:rPr>
          <w:spacing w:val="24"/>
        </w:rPr>
        <w:t xml:space="preserve"> </w:t>
      </w:r>
      <w:r>
        <w:t>of</w:t>
      </w:r>
      <w:r>
        <w:rPr>
          <w:spacing w:val="24"/>
        </w:rPr>
        <w:t xml:space="preserve"> </w:t>
      </w:r>
      <w:r>
        <w:t>files</w:t>
      </w:r>
      <w:r>
        <w:rPr>
          <w:spacing w:val="24"/>
        </w:rPr>
        <w:t xml:space="preserve"> </w:t>
      </w:r>
      <w:r>
        <w:t>with</w:t>
      </w:r>
      <w:r>
        <w:rPr>
          <w:spacing w:val="24"/>
        </w:rPr>
        <w:t xml:space="preserve"> </w:t>
      </w:r>
      <w:r>
        <w:t>XML</w:t>
      </w:r>
      <w:r>
        <w:rPr>
          <w:spacing w:val="24"/>
        </w:rPr>
        <w:t xml:space="preserve"> </w:t>
      </w:r>
      <w:r>
        <w:t>extension,</w:t>
      </w:r>
      <w:r>
        <w:rPr>
          <w:spacing w:val="24"/>
        </w:rPr>
        <w:t xml:space="preserve"> </w:t>
      </w:r>
      <w:r>
        <w:t>the</w:t>
      </w:r>
      <w:r>
        <w:rPr>
          <w:spacing w:val="24"/>
        </w:rPr>
        <w:t xml:space="preserve"> </w:t>
      </w:r>
      <w:r>
        <w:t>COLLECT</w:t>
      </w:r>
      <w:r>
        <w:rPr>
          <w:spacing w:val="24"/>
        </w:rPr>
        <w:t xml:space="preserve"> </w:t>
      </w:r>
      <w:r>
        <w:t>process</w:t>
      </w:r>
      <w:r>
        <w:rPr>
          <w:spacing w:val="24"/>
        </w:rPr>
        <w:t xml:space="preserve"> </w:t>
      </w:r>
      <w:r>
        <w:t xml:space="preserve">will transform into tabular and keep a new file in the PSA folder as detailed in the </w:t>
      </w:r>
      <w:hyperlink w:anchor="_bookmark57" w:history="1">
        <w:r>
          <w:t>Collect</w:t>
        </w:r>
      </w:hyperlink>
    </w:p>
    <w:p w14:paraId="56F03CAD" w14:textId="77777777" w:rsidR="00E03C2B" w:rsidRDefault="00E03C2B" w:rsidP="006C65BB">
      <w:pPr>
        <w:pStyle w:val="UserGuider"/>
      </w:pPr>
      <w:r>
        <w:t xml:space="preserve">The sequence of columns does not need to be in </w:t>
      </w:r>
      <w:del w:id="36" w:author="Palmiero, Nikki" w:date="2023-06-27T13:36:00Z">
        <w:r w:rsidDel="000D519E">
          <w:delText>order,</w:delText>
        </w:r>
      </w:del>
      <w:ins w:id="37" w:author="Palmiero, Nikki" w:date="2023-06-27T13:36:00Z">
        <w:r>
          <w:t>order;</w:t>
        </w:r>
      </w:ins>
      <w:r>
        <w:t xml:space="preserve"> </w:t>
      </w:r>
      <w:proofErr w:type="gramStart"/>
      <w:r>
        <w:t>however</w:t>
      </w:r>
      <w:proofErr w:type="gramEnd"/>
      <w:r>
        <w:t xml:space="preserve"> it will be necessary to identify the first column with the number 0 and so on.</w:t>
      </w:r>
    </w:p>
    <w:p w14:paraId="5954ACC3" w14:textId="77777777" w:rsidR="00E03C2B" w:rsidRDefault="00E03C2B" w:rsidP="006C65BB">
      <w:pPr>
        <w:pStyle w:val="UserGuider"/>
      </w:pPr>
      <w:r>
        <w:t>If a column is not informed, the system will understand it as a basic rule and process the column as detailed in the</w:t>
      </w:r>
      <w:r>
        <w:rPr>
          <w:spacing w:val="40"/>
        </w:rPr>
        <w:t xml:space="preserve"> </w:t>
      </w:r>
      <w:r>
        <w:t xml:space="preserve">process </w:t>
      </w:r>
      <w:hyperlink w:anchor="_bookmark59" w:history="1">
        <w:r>
          <w:t>Prepare</w:t>
        </w:r>
      </w:hyperlink>
    </w:p>
    <w:p w14:paraId="20748E9B" w14:textId="77777777" w:rsidR="00E03C2B" w:rsidRDefault="00E03C2B" w:rsidP="006C65BB">
      <w:pPr>
        <w:pStyle w:val="UserGuider"/>
      </w:pPr>
      <w:r>
        <w:t>To</w:t>
      </w:r>
      <w:r>
        <w:rPr>
          <w:spacing w:val="-3"/>
        </w:rPr>
        <w:t xml:space="preserve"> </w:t>
      </w:r>
      <w:r>
        <w:t>delete</w:t>
      </w:r>
      <w:r>
        <w:rPr>
          <w:spacing w:val="-3"/>
        </w:rPr>
        <w:t xml:space="preserve"> </w:t>
      </w:r>
      <w:r>
        <w:t>a</w:t>
      </w:r>
      <w:r>
        <w:rPr>
          <w:spacing w:val="-3"/>
        </w:rPr>
        <w:t xml:space="preserve"> </w:t>
      </w:r>
      <w:r>
        <w:t>column</w:t>
      </w:r>
      <w:r>
        <w:rPr>
          <w:spacing w:val="-3"/>
        </w:rPr>
        <w:t xml:space="preserve"> </w:t>
      </w:r>
      <w:r>
        <w:t>rule,</w:t>
      </w:r>
      <w:r>
        <w:rPr>
          <w:spacing w:val="-3"/>
        </w:rPr>
        <w:t xml:space="preserve"> </w:t>
      </w:r>
      <w:r>
        <w:t>check</w:t>
      </w:r>
      <w:r>
        <w:rPr>
          <w:spacing w:val="-3"/>
        </w:rPr>
        <w:t xml:space="preserve"> </w:t>
      </w:r>
      <w:r>
        <w:t>the</w:t>
      </w:r>
      <w:r>
        <w:rPr>
          <w:spacing w:val="-3"/>
        </w:rPr>
        <w:t xml:space="preserve"> </w:t>
      </w:r>
      <w:r>
        <w:t>DELETE?</w:t>
      </w:r>
      <w:r>
        <w:rPr>
          <w:spacing w:val="-3"/>
        </w:rPr>
        <w:t xml:space="preserve"> </w:t>
      </w:r>
      <w:r>
        <w:t>On</w:t>
      </w:r>
      <w:r>
        <w:rPr>
          <w:spacing w:val="-3"/>
        </w:rPr>
        <w:t xml:space="preserve"> </w:t>
      </w:r>
      <w:r>
        <w:t>the</w:t>
      </w:r>
      <w:r>
        <w:rPr>
          <w:spacing w:val="-3"/>
        </w:rPr>
        <w:t xml:space="preserve"> </w:t>
      </w:r>
      <w:r>
        <w:t>desired</w:t>
      </w:r>
      <w:r>
        <w:rPr>
          <w:spacing w:val="-3"/>
        </w:rPr>
        <w:t xml:space="preserve"> </w:t>
      </w:r>
      <w:r>
        <w:t>line</w:t>
      </w:r>
      <w:r>
        <w:rPr>
          <w:spacing w:val="-3"/>
        </w:rPr>
        <w:t xml:space="preserve"> </w:t>
      </w:r>
      <w:r>
        <w:t>and</w:t>
      </w:r>
      <w:r>
        <w:rPr>
          <w:spacing w:val="-3"/>
        </w:rPr>
        <w:t xml:space="preserve"> </w:t>
      </w:r>
      <w:r>
        <w:t>save</w:t>
      </w:r>
      <w:r>
        <w:rPr>
          <w:spacing w:val="-3"/>
        </w:rPr>
        <w:t xml:space="preserve"> </w:t>
      </w:r>
      <w:r>
        <w:t>the</w:t>
      </w:r>
      <w:r>
        <w:rPr>
          <w:spacing w:val="-3"/>
        </w:rPr>
        <w:t xml:space="preserve"> </w:t>
      </w:r>
      <w:r>
        <w:t>Connector. To add a new column rule, select the + Add another DST column button</w:t>
      </w:r>
    </w:p>
    <w:p w14:paraId="328F9B03" w14:textId="77777777" w:rsidR="00E03C2B" w:rsidRDefault="00E03C2B" w:rsidP="006C65BB">
      <w:pPr>
        <w:pStyle w:val="UserGuider"/>
      </w:pPr>
      <w:r>
        <w:t>The column name will be a header identifier used in the file generated during the ETL process. This file can be kept for future queries and Data Lake projects for example, as it has already passed through a normalization layer.</w:t>
      </w:r>
    </w:p>
    <w:p w14:paraId="4609A4CC" w14:textId="77777777" w:rsidR="00E03C2B" w:rsidRDefault="00E03C2B" w:rsidP="006C65BB">
      <w:pPr>
        <w:pStyle w:val="UserGuider"/>
      </w:pPr>
      <w:r>
        <w:t>The</w:t>
      </w:r>
      <w:r>
        <w:rPr>
          <w:spacing w:val="25"/>
        </w:rPr>
        <w:t xml:space="preserve"> </w:t>
      </w:r>
      <w:r>
        <w:t>Active</w:t>
      </w:r>
      <w:r>
        <w:rPr>
          <w:spacing w:val="25"/>
        </w:rPr>
        <w:t xml:space="preserve"> </w:t>
      </w:r>
      <w:r>
        <w:t>field</w:t>
      </w:r>
      <w:r>
        <w:rPr>
          <w:spacing w:val="25"/>
        </w:rPr>
        <w:t xml:space="preserve"> </w:t>
      </w:r>
      <w:r>
        <w:t>tells</w:t>
      </w:r>
      <w:r>
        <w:rPr>
          <w:spacing w:val="25"/>
        </w:rPr>
        <w:t xml:space="preserve"> </w:t>
      </w:r>
      <w:r>
        <w:t>the</w:t>
      </w:r>
      <w:r>
        <w:rPr>
          <w:spacing w:val="25"/>
        </w:rPr>
        <w:t xml:space="preserve"> </w:t>
      </w:r>
      <w:r>
        <w:t>ETL</w:t>
      </w:r>
      <w:r>
        <w:rPr>
          <w:spacing w:val="25"/>
        </w:rPr>
        <w:t xml:space="preserve"> </w:t>
      </w:r>
      <w:r>
        <w:t>process</w:t>
      </w:r>
      <w:r>
        <w:rPr>
          <w:spacing w:val="25"/>
        </w:rPr>
        <w:t xml:space="preserve"> </w:t>
      </w:r>
      <w:r>
        <w:t>to</w:t>
      </w:r>
      <w:r>
        <w:rPr>
          <w:spacing w:val="25"/>
        </w:rPr>
        <w:t xml:space="preserve"> </w:t>
      </w:r>
      <w:r>
        <w:t>read</w:t>
      </w:r>
      <w:r>
        <w:rPr>
          <w:spacing w:val="25"/>
        </w:rPr>
        <w:t xml:space="preserve"> </w:t>
      </w:r>
      <w:r>
        <w:t>and</w:t>
      </w:r>
      <w:r>
        <w:rPr>
          <w:spacing w:val="25"/>
        </w:rPr>
        <w:t xml:space="preserve"> </w:t>
      </w:r>
      <w:r>
        <w:t>handle</w:t>
      </w:r>
      <w:r>
        <w:rPr>
          <w:spacing w:val="25"/>
        </w:rPr>
        <w:t xml:space="preserve"> </w:t>
      </w:r>
      <w:r>
        <w:t>the</w:t>
      </w:r>
      <w:r>
        <w:rPr>
          <w:spacing w:val="25"/>
        </w:rPr>
        <w:t xml:space="preserve"> </w:t>
      </w:r>
      <w:r>
        <w:t>source</w:t>
      </w:r>
      <w:r>
        <w:rPr>
          <w:spacing w:val="25"/>
        </w:rPr>
        <w:t xml:space="preserve"> </w:t>
      </w:r>
      <w:r>
        <w:t>column.</w:t>
      </w:r>
      <w:r>
        <w:rPr>
          <w:spacing w:val="25"/>
        </w:rPr>
        <w:t xml:space="preserve"> </w:t>
      </w:r>
      <w:r>
        <w:t>If</w:t>
      </w:r>
      <w:r>
        <w:rPr>
          <w:spacing w:val="25"/>
        </w:rPr>
        <w:t xml:space="preserve"> </w:t>
      </w:r>
      <w:r>
        <w:t>the</w:t>
      </w:r>
      <w:r>
        <w:rPr>
          <w:spacing w:val="25"/>
        </w:rPr>
        <w:t xml:space="preserve"> </w:t>
      </w:r>
      <w:r>
        <w:t>line</w:t>
      </w:r>
      <w:r>
        <w:rPr>
          <w:spacing w:val="25"/>
        </w:rPr>
        <w:t xml:space="preserve"> </w:t>
      </w:r>
      <w:r>
        <w:t>is</w:t>
      </w:r>
      <w:r>
        <w:rPr>
          <w:spacing w:val="25"/>
        </w:rPr>
        <w:t xml:space="preserve"> </w:t>
      </w:r>
      <w:r>
        <w:t>not</w:t>
      </w:r>
      <w:r>
        <w:rPr>
          <w:spacing w:val="25"/>
        </w:rPr>
        <w:t xml:space="preserve"> </w:t>
      </w:r>
      <w:r>
        <w:t>marked,</w:t>
      </w:r>
      <w:r>
        <w:rPr>
          <w:spacing w:val="25"/>
        </w:rPr>
        <w:t xml:space="preserve"> </w:t>
      </w:r>
      <w:r>
        <w:t>it</w:t>
      </w:r>
      <w:r>
        <w:rPr>
          <w:spacing w:val="25"/>
        </w:rPr>
        <w:t xml:space="preserve"> </w:t>
      </w:r>
      <w:r>
        <w:t>will</w:t>
      </w:r>
      <w:r>
        <w:rPr>
          <w:spacing w:val="25"/>
        </w:rPr>
        <w:t xml:space="preserve"> </w:t>
      </w:r>
      <w:r>
        <w:t>be discarded during the PREPARE process and not going through MAPREDUCE.</w:t>
      </w:r>
    </w:p>
    <w:p w14:paraId="7B03F561" w14:textId="77777777" w:rsidR="00E03C2B" w:rsidRDefault="00E03C2B" w:rsidP="006C65BB">
      <w:pPr>
        <w:pStyle w:val="UserGuider"/>
      </w:pPr>
      <w:r>
        <w:t>Important to balance workload, storage space, and other factors before keeping a column active. Many columns are unnecessary information for the purpose of term mapping and would not make sense to keep them active.</w:t>
      </w:r>
    </w:p>
    <w:p w14:paraId="61E9912F" w14:textId="77777777" w:rsidR="00E03C2B" w:rsidRDefault="00E03C2B" w:rsidP="006C65BB">
      <w:pPr>
        <w:pStyle w:val="UserGuider"/>
      </w:pPr>
      <w:r>
        <w:lastRenderedPageBreak/>
        <w:t>The prefix field adds an identification to fields composed only of codes: For example, we will have a column with a code of a Numeric Gene only, for the IGEM to identify that this sequence of numbers is a Gene, we add a prefix that differentiates it from other types of also numerical information.</w:t>
      </w:r>
    </w:p>
    <w:p w14:paraId="58739728" w14:textId="77777777" w:rsidR="00E03C2B" w:rsidRDefault="00E03C2B" w:rsidP="006C65BB">
      <w:pPr>
        <w:pStyle w:val="UserGuider"/>
      </w:pPr>
      <w:r>
        <w:t xml:space="preserve">It is important to maintain a synchronism between the prefixes and the registration of Keyge and Words so that the MAPREDUCE process can identify and ingest the terms found into the </w:t>
      </w:r>
      <w:proofErr w:type="spellStart"/>
      <w:r>
        <w:t>GE.db</w:t>
      </w:r>
      <w:proofErr w:type="spellEnd"/>
      <w:r>
        <w:t xml:space="preserve"> base.</w:t>
      </w:r>
    </w:p>
    <w:p w14:paraId="657AC6A0" w14:textId="77777777" w:rsidR="00E03C2B" w:rsidRDefault="00E03C2B" w:rsidP="006C65BB">
      <w:pPr>
        <w:pStyle w:val="UserGuider"/>
      </w:pPr>
      <w:r>
        <w:t>We can perform two maintenance operations on the prefixes using the change buttons and quickly add a new prefix on the Connector screen without having to leave the register. Prefixes are also treated as master data within IGEM.</w:t>
      </w:r>
    </w:p>
    <w:p w14:paraId="3222D3F3" w14:textId="77777777" w:rsidR="00E03C2B" w:rsidRDefault="00E03C2B" w:rsidP="006C65BB">
      <w:pPr>
        <w:pStyle w:val="UserGuider"/>
      </w:pPr>
      <w:r>
        <w:t>The</w:t>
      </w:r>
      <w:r>
        <w:rPr>
          <w:spacing w:val="-2"/>
        </w:rPr>
        <w:t xml:space="preserve"> </w:t>
      </w:r>
      <w:r>
        <w:t>SINGLE</w:t>
      </w:r>
      <w:r>
        <w:rPr>
          <w:spacing w:val="-2"/>
        </w:rPr>
        <w:t xml:space="preserve"> </w:t>
      </w:r>
      <w:r>
        <w:t>WORD</w:t>
      </w:r>
      <w:r>
        <w:rPr>
          <w:spacing w:val="-2"/>
        </w:rPr>
        <w:t xml:space="preserve"> </w:t>
      </w:r>
      <w:r>
        <w:t>option</w:t>
      </w:r>
      <w:r>
        <w:rPr>
          <w:spacing w:val="-2"/>
        </w:rPr>
        <w:t xml:space="preserve"> </w:t>
      </w:r>
      <w:r>
        <w:t>field</w:t>
      </w:r>
      <w:r>
        <w:rPr>
          <w:spacing w:val="-2"/>
        </w:rPr>
        <w:t xml:space="preserve"> </w:t>
      </w:r>
      <w:r>
        <w:t>has</w:t>
      </w:r>
      <w:r>
        <w:rPr>
          <w:spacing w:val="-2"/>
        </w:rPr>
        <w:t xml:space="preserve"> </w:t>
      </w:r>
      <w:r>
        <w:t>the</w:t>
      </w:r>
      <w:r>
        <w:rPr>
          <w:spacing w:val="-2"/>
        </w:rPr>
        <w:t xml:space="preserve"> </w:t>
      </w:r>
      <w:r>
        <w:t>function</w:t>
      </w:r>
      <w:r>
        <w:rPr>
          <w:spacing w:val="-2"/>
        </w:rPr>
        <w:t xml:space="preserve"> </w:t>
      </w:r>
      <w:r>
        <w:t>of</w:t>
      </w:r>
      <w:r>
        <w:rPr>
          <w:spacing w:val="-2"/>
        </w:rPr>
        <w:t xml:space="preserve"> </w:t>
      </w:r>
      <w:r>
        <w:t>informing</w:t>
      </w:r>
      <w:r>
        <w:rPr>
          <w:spacing w:val="-2"/>
        </w:rPr>
        <w:t xml:space="preserve"> </w:t>
      </w:r>
      <w:r>
        <w:t>the</w:t>
      </w:r>
      <w:r>
        <w:rPr>
          <w:spacing w:val="-2"/>
        </w:rPr>
        <w:t xml:space="preserve"> </w:t>
      </w:r>
      <w:r>
        <w:t>ETL</w:t>
      </w:r>
      <w:r>
        <w:rPr>
          <w:spacing w:val="-2"/>
        </w:rPr>
        <w:t xml:space="preserve"> </w:t>
      </w:r>
      <w:r>
        <w:t>process</w:t>
      </w:r>
      <w:r>
        <w:rPr>
          <w:spacing w:val="-2"/>
        </w:rPr>
        <w:t xml:space="preserve"> </w:t>
      </w:r>
      <w:r>
        <w:t>if</w:t>
      </w:r>
      <w:r>
        <w:rPr>
          <w:spacing w:val="-2"/>
        </w:rPr>
        <w:t xml:space="preserve"> </w:t>
      </w:r>
      <w:r>
        <w:t>this</w:t>
      </w:r>
      <w:r>
        <w:rPr>
          <w:spacing w:val="-2"/>
        </w:rPr>
        <w:t xml:space="preserve"> </w:t>
      </w:r>
      <w:r>
        <w:t>column</w:t>
      </w:r>
      <w:r>
        <w:rPr>
          <w:spacing w:val="-2"/>
        </w:rPr>
        <w:t xml:space="preserve"> </w:t>
      </w:r>
      <w:r>
        <w:t>is</w:t>
      </w:r>
      <w:r>
        <w:rPr>
          <w:spacing w:val="-2"/>
        </w:rPr>
        <w:t xml:space="preserve"> </w:t>
      </w:r>
      <w:r>
        <w:t>composed</w:t>
      </w:r>
      <w:r>
        <w:rPr>
          <w:spacing w:val="-2"/>
        </w:rPr>
        <w:t xml:space="preserve"> </w:t>
      </w:r>
      <w:r>
        <w:t>of</w:t>
      </w:r>
      <w:r>
        <w:rPr>
          <w:spacing w:val="-2"/>
        </w:rPr>
        <w:t xml:space="preserve"> </w:t>
      </w:r>
      <w:r>
        <w:t>a</w:t>
      </w:r>
      <w:r>
        <w:rPr>
          <w:spacing w:val="-2"/>
        </w:rPr>
        <w:t xml:space="preserve"> </w:t>
      </w:r>
      <w:r>
        <w:t>single word and does not need to go through the process of breaking up and identifying terms. This makes the process faster</w:t>
      </w:r>
      <w:r>
        <w:rPr>
          <w:spacing w:val="-2"/>
        </w:rPr>
        <w:t xml:space="preserve"> </w:t>
      </w:r>
      <w:r>
        <w:t>and</w:t>
      </w:r>
      <w:r>
        <w:rPr>
          <w:spacing w:val="-2"/>
        </w:rPr>
        <w:t xml:space="preserve"> </w:t>
      </w:r>
      <w:r>
        <w:t>reduces</w:t>
      </w:r>
      <w:r>
        <w:rPr>
          <w:spacing w:val="-2"/>
        </w:rPr>
        <w:t xml:space="preserve"> </w:t>
      </w:r>
      <w:r>
        <w:t>memory</w:t>
      </w:r>
      <w:r>
        <w:rPr>
          <w:spacing w:val="-2"/>
        </w:rPr>
        <w:t xml:space="preserve"> </w:t>
      </w:r>
      <w:r>
        <w:t>consumption</w:t>
      </w:r>
      <w:r>
        <w:rPr>
          <w:spacing w:val="-2"/>
        </w:rPr>
        <w:t xml:space="preserve"> </w:t>
      </w:r>
      <w:r>
        <w:t>during</w:t>
      </w:r>
      <w:r>
        <w:rPr>
          <w:spacing w:val="-2"/>
        </w:rPr>
        <w:t xml:space="preserve"> </w:t>
      </w:r>
      <w:r>
        <w:t>the</w:t>
      </w:r>
      <w:r>
        <w:rPr>
          <w:spacing w:val="-2"/>
        </w:rPr>
        <w:t xml:space="preserve"> </w:t>
      </w:r>
      <w:r>
        <w:t>Connector</w:t>
      </w:r>
      <w:r>
        <w:rPr>
          <w:spacing w:val="-2"/>
        </w:rPr>
        <w:t xml:space="preserve"> </w:t>
      </w:r>
      <w:r>
        <w:t>ETL.</w:t>
      </w:r>
      <w:r>
        <w:rPr>
          <w:spacing w:val="-2"/>
        </w:rPr>
        <w:t xml:space="preserve"> </w:t>
      </w:r>
      <w:r>
        <w:t>When</w:t>
      </w:r>
      <w:r>
        <w:rPr>
          <w:spacing w:val="-2"/>
        </w:rPr>
        <w:t xml:space="preserve"> </w:t>
      </w:r>
      <w:r>
        <w:t>we</w:t>
      </w:r>
      <w:r>
        <w:rPr>
          <w:spacing w:val="-2"/>
        </w:rPr>
        <w:t xml:space="preserve"> </w:t>
      </w:r>
      <w:r>
        <w:t>have</w:t>
      </w:r>
      <w:r>
        <w:rPr>
          <w:spacing w:val="-2"/>
        </w:rPr>
        <w:t xml:space="preserve"> </w:t>
      </w:r>
      <w:r>
        <w:t>selected</w:t>
      </w:r>
      <w:r>
        <w:rPr>
          <w:spacing w:val="-2"/>
        </w:rPr>
        <w:t xml:space="preserve"> </w:t>
      </w:r>
      <w:r>
        <w:t>a</w:t>
      </w:r>
      <w:r>
        <w:rPr>
          <w:spacing w:val="-2"/>
        </w:rPr>
        <w:t xml:space="preserve"> </w:t>
      </w:r>
      <w:r>
        <w:t>prefix</w:t>
      </w:r>
      <w:r>
        <w:rPr>
          <w:spacing w:val="-2"/>
        </w:rPr>
        <w:t xml:space="preserve"> </w:t>
      </w:r>
      <w:r>
        <w:t>for</w:t>
      </w:r>
      <w:r>
        <w:rPr>
          <w:spacing w:val="-2"/>
        </w:rPr>
        <w:t xml:space="preserve"> </w:t>
      </w:r>
      <w:r>
        <w:t>the</w:t>
      </w:r>
      <w:r>
        <w:rPr>
          <w:spacing w:val="-2"/>
        </w:rPr>
        <w:t xml:space="preserve"> </w:t>
      </w:r>
      <w:r>
        <w:t>column, the SINGLE WORD will have no function, because with the prefix it is assumed that it is a KEYGE without the replacement processing by the KEYWORD.</w:t>
      </w:r>
    </w:p>
    <w:p w14:paraId="4ABC5AD0" w14:textId="77777777" w:rsidR="00420B15" w:rsidRDefault="00E03C2B" w:rsidP="00420B15">
      <w:pPr>
        <w:pStyle w:val="UserGuider"/>
        <w:keepNext/>
        <w:jc w:val="center"/>
      </w:pPr>
      <w:r>
        <w:rPr>
          <w:noProof/>
        </w:rPr>
        <w:drawing>
          <wp:inline distT="0" distB="0" distL="0" distR="0" wp14:anchorId="1D1D5750" wp14:editId="0372A3B9">
            <wp:extent cx="5716190" cy="3772535"/>
            <wp:effectExtent l="0" t="0" r="0" b="0"/>
            <wp:docPr id="94" name="Image 94"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descr="A screenshot of a computer&#10;&#10;Description automatically generated with medium confidence"/>
                    <pic:cNvPicPr/>
                  </pic:nvPicPr>
                  <pic:blipFill>
                    <a:blip r:embed="rId41" cstate="print"/>
                    <a:stretch>
                      <a:fillRect/>
                    </a:stretch>
                  </pic:blipFill>
                  <pic:spPr>
                    <a:xfrm>
                      <a:off x="0" y="0"/>
                      <a:ext cx="5738437" cy="3787218"/>
                    </a:xfrm>
                    <a:prstGeom prst="rect">
                      <a:avLst/>
                    </a:prstGeom>
                  </pic:spPr>
                </pic:pic>
              </a:graphicData>
            </a:graphic>
          </wp:inline>
        </w:drawing>
      </w:r>
    </w:p>
    <w:p w14:paraId="02842E2B" w14:textId="61455B8A" w:rsidR="00E03C2B" w:rsidRDefault="00420B15" w:rsidP="00420B15">
      <w:pPr>
        <w:pStyle w:val="Caption"/>
        <w:jc w:val="center"/>
      </w:pPr>
      <w:bookmarkStart w:id="38" w:name="_Toc139042919"/>
      <w:r>
        <w:t xml:space="preserve">Figure </w:t>
      </w:r>
      <w:r>
        <w:fldChar w:fldCharType="begin"/>
      </w:r>
      <w:r>
        <w:instrText xml:space="preserve"> SEQ Figure \* ARABIC </w:instrText>
      </w:r>
      <w:r>
        <w:fldChar w:fldCharType="separate"/>
      </w:r>
      <w:r w:rsidR="00280D40">
        <w:rPr>
          <w:noProof/>
        </w:rPr>
        <w:t>28</w:t>
      </w:r>
      <w:r>
        <w:fldChar w:fldCharType="end"/>
      </w:r>
      <w:r w:rsidRPr="00862994">
        <w:t xml:space="preserve">: Web change connector - part </w:t>
      </w:r>
      <w:r>
        <w:t>3</w:t>
      </w:r>
      <w:bookmarkEnd w:id="38"/>
    </w:p>
    <w:p w14:paraId="29020E1D" w14:textId="77777777" w:rsidR="00E03C2B" w:rsidRPr="00E03C2B" w:rsidRDefault="00E03C2B" w:rsidP="006C65BB">
      <w:pPr>
        <w:pStyle w:val="UserGuider"/>
      </w:pPr>
      <w:r w:rsidRPr="00E03C2B">
        <w:lastRenderedPageBreak/>
        <w:t>Save Connector</w:t>
      </w:r>
    </w:p>
    <w:p w14:paraId="24BFB2FA" w14:textId="77777777" w:rsidR="00E03C2B" w:rsidRPr="00954F89" w:rsidRDefault="00E03C2B" w:rsidP="006C65BB">
      <w:pPr>
        <w:pStyle w:val="UserGuider"/>
        <w:rPr>
          <w:b/>
          <w:bCs/>
        </w:rPr>
      </w:pPr>
      <w:r w:rsidRPr="00954F89">
        <w:t>On</w:t>
      </w:r>
      <w:r w:rsidRPr="00954F89">
        <w:rPr>
          <w:spacing w:val="-2"/>
        </w:rPr>
        <w:t xml:space="preserve"> </w:t>
      </w:r>
      <w:r w:rsidRPr="00954F89">
        <w:t>the</w:t>
      </w:r>
      <w:r w:rsidRPr="00954F89">
        <w:rPr>
          <w:spacing w:val="-2"/>
        </w:rPr>
        <w:t xml:space="preserve"> </w:t>
      </w:r>
      <w:r w:rsidRPr="00954F89">
        <w:t>next</w:t>
      </w:r>
      <w:r w:rsidRPr="00954F89">
        <w:rPr>
          <w:spacing w:val="-2"/>
        </w:rPr>
        <w:t xml:space="preserve"> </w:t>
      </w:r>
      <w:r w:rsidRPr="00954F89">
        <w:t>screen,</w:t>
      </w:r>
      <w:r w:rsidRPr="00954F89">
        <w:rPr>
          <w:spacing w:val="-2"/>
        </w:rPr>
        <w:t xml:space="preserve"> </w:t>
      </w:r>
      <w:r w:rsidRPr="00954F89">
        <w:t>we</w:t>
      </w:r>
      <w:r w:rsidRPr="00954F89">
        <w:rPr>
          <w:spacing w:val="-2"/>
        </w:rPr>
        <w:t xml:space="preserve"> </w:t>
      </w:r>
      <w:r w:rsidRPr="00954F89">
        <w:t>have</w:t>
      </w:r>
      <w:r w:rsidRPr="00954F89">
        <w:rPr>
          <w:spacing w:val="-2"/>
        </w:rPr>
        <w:t xml:space="preserve"> </w:t>
      </w:r>
      <w:r w:rsidRPr="00954F89">
        <w:t>all</w:t>
      </w:r>
      <w:r w:rsidRPr="00954F89">
        <w:rPr>
          <w:spacing w:val="-2"/>
        </w:rPr>
        <w:t xml:space="preserve"> </w:t>
      </w:r>
      <w:r w:rsidRPr="00954F89">
        <w:t>the</w:t>
      </w:r>
      <w:r w:rsidRPr="00954F89">
        <w:rPr>
          <w:spacing w:val="-2"/>
        </w:rPr>
        <w:t xml:space="preserve"> </w:t>
      </w:r>
      <w:r w:rsidRPr="00954F89">
        <w:t>Connector</w:t>
      </w:r>
      <w:r w:rsidRPr="00954F89">
        <w:rPr>
          <w:spacing w:val="-2"/>
        </w:rPr>
        <w:t xml:space="preserve"> </w:t>
      </w:r>
      <w:r w:rsidRPr="00954F89">
        <w:t>fields</w:t>
      </w:r>
      <w:r w:rsidRPr="00954F89">
        <w:rPr>
          <w:spacing w:val="-2"/>
        </w:rPr>
        <w:t xml:space="preserve"> </w:t>
      </w:r>
      <w:r w:rsidRPr="00954F89">
        <w:t>open</w:t>
      </w:r>
      <w:r w:rsidRPr="00954F89">
        <w:rPr>
          <w:spacing w:val="-2"/>
        </w:rPr>
        <w:t xml:space="preserve"> </w:t>
      </w:r>
      <w:r w:rsidRPr="00954F89">
        <w:t>for</w:t>
      </w:r>
      <w:r w:rsidRPr="00954F89">
        <w:rPr>
          <w:spacing w:val="-2"/>
        </w:rPr>
        <w:t xml:space="preserve"> </w:t>
      </w:r>
      <w:r w:rsidRPr="00954F89">
        <w:t>modifications.</w:t>
      </w:r>
      <w:r w:rsidRPr="00954F89">
        <w:rPr>
          <w:spacing w:val="-2"/>
        </w:rPr>
        <w:t xml:space="preserve"> </w:t>
      </w:r>
      <w:r w:rsidRPr="00954F89">
        <w:t>To</w:t>
      </w:r>
      <w:r w:rsidRPr="00954F89">
        <w:rPr>
          <w:spacing w:val="-2"/>
        </w:rPr>
        <w:t xml:space="preserve"> </w:t>
      </w:r>
      <w:r w:rsidRPr="00954F89">
        <w:t>modify,</w:t>
      </w:r>
      <w:r w:rsidRPr="00954F89">
        <w:rPr>
          <w:spacing w:val="-2"/>
        </w:rPr>
        <w:t xml:space="preserve"> </w:t>
      </w:r>
      <w:r w:rsidRPr="00954F89">
        <w:t>change</w:t>
      </w:r>
      <w:r w:rsidRPr="00954F89">
        <w:rPr>
          <w:spacing w:val="-2"/>
        </w:rPr>
        <w:t xml:space="preserve"> </w:t>
      </w:r>
      <w:r w:rsidRPr="00954F89">
        <w:t>the</w:t>
      </w:r>
      <w:r w:rsidRPr="00954F89">
        <w:rPr>
          <w:spacing w:val="-2"/>
        </w:rPr>
        <w:t xml:space="preserve"> </w:t>
      </w:r>
      <w:r w:rsidRPr="00954F89">
        <w:t>desired information and select one of the three button options:</w:t>
      </w:r>
    </w:p>
    <w:p w14:paraId="1F1546CA" w14:textId="77777777" w:rsidR="00E03C2B" w:rsidRDefault="00E03C2B" w:rsidP="006C65BB">
      <w:pPr>
        <w:pStyle w:val="UserGuider"/>
        <w:numPr>
          <w:ilvl w:val="0"/>
          <w:numId w:val="25"/>
        </w:numPr>
      </w:pPr>
      <w:r>
        <w:rPr>
          <w:rFonts w:ascii="Courier New" w:hAnsi="Courier New"/>
        </w:rPr>
        <w:t>Save</w:t>
      </w:r>
      <w:r>
        <w:rPr>
          <w:rFonts w:ascii="Courier New" w:hAnsi="Courier New"/>
          <w:spacing w:val="31"/>
        </w:rPr>
        <w:t xml:space="preserve"> </w:t>
      </w:r>
      <w:r>
        <w:rPr>
          <w:rFonts w:ascii="Courier New" w:hAnsi="Courier New"/>
        </w:rPr>
        <w:t>and</w:t>
      </w:r>
      <w:r>
        <w:rPr>
          <w:rFonts w:ascii="Courier New" w:hAnsi="Courier New"/>
          <w:spacing w:val="31"/>
        </w:rPr>
        <w:t xml:space="preserve"> </w:t>
      </w:r>
      <w:r>
        <w:rPr>
          <w:rFonts w:ascii="Courier New" w:hAnsi="Courier New"/>
        </w:rPr>
        <w:t>add</w:t>
      </w:r>
      <w:r>
        <w:rPr>
          <w:rFonts w:ascii="Courier New" w:hAnsi="Courier New"/>
          <w:spacing w:val="31"/>
        </w:rPr>
        <w:t xml:space="preserve"> </w:t>
      </w:r>
      <w:r>
        <w:rPr>
          <w:rFonts w:ascii="Courier New" w:hAnsi="Courier New"/>
        </w:rPr>
        <w:t>another</w:t>
      </w:r>
      <w:r>
        <w:t>:</w:t>
      </w:r>
      <w:r>
        <w:rPr>
          <w:spacing w:val="31"/>
        </w:rPr>
        <w:t xml:space="preserve"> </w:t>
      </w:r>
      <w:r>
        <w:t>Will</w:t>
      </w:r>
      <w:r>
        <w:rPr>
          <w:spacing w:val="31"/>
        </w:rPr>
        <w:t xml:space="preserve"> </w:t>
      </w:r>
      <w:r>
        <w:t>save</w:t>
      </w:r>
      <w:r>
        <w:rPr>
          <w:spacing w:val="31"/>
        </w:rPr>
        <w:t xml:space="preserve"> </w:t>
      </w:r>
      <w:r>
        <w:t>the</w:t>
      </w:r>
      <w:r>
        <w:rPr>
          <w:spacing w:val="31"/>
        </w:rPr>
        <w:t xml:space="preserve"> </w:t>
      </w:r>
      <w:r>
        <w:t>changes</w:t>
      </w:r>
      <w:r>
        <w:rPr>
          <w:spacing w:val="31"/>
        </w:rPr>
        <w:t xml:space="preserve"> </w:t>
      </w:r>
      <w:r>
        <w:t>and</w:t>
      </w:r>
      <w:r>
        <w:rPr>
          <w:spacing w:val="31"/>
        </w:rPr>
        <w:t xml:space="preserve"> </w:t>
      </w:r>
      <w:r>
        <w:t>open</w:t>
      </w:r>
      <w:r>
        <w:rPr>
          <w:spacing w:val="31"/>
        </w:rPr>
        <w:t xml:space="preserve"> </w:t>
      </w:r>
      <w:r>
        <w:t>a</w:t>
      </w:r>
      <w:r>
        <w:rPr>
          <w:spacing w:val="31"/>
        </w:rPr>
        <w:t xml:space="preserve"> </w:t>
      </w:r>
      <w:r>
        <w:t>blank</w:t>
      </w:r>
      <w:r>
        <w:rPr>
          <w:spacing w:val="31"/>
        </w:rPr>
        <w:t xml:space="preserve"> </w:t>
      </w:r>
      <w:r>
        <w:t>Connector</w:t>
      </w:r>
      <w:r>
        <w:rPr>
          <w:spacing w:val="31"/>
        </w:rPr>
        <w:t xml:space="preserve"> </w:t>
      </w:r>
      <w:r>
        <w:t>screen</w:t>
      </w:r>
      <w:r>
        <w:rPr>
          <w:spacing w:val="31"/>
        </w:rPr>
        <w:t xml:space="preserve"> </w:t>
      </w:r>
      <w:r>
        <w:t>to</w:t>
      </w:r>
      <w:r>
        <w:rPr>
          <w:spacing w:val="31"/>
        </w:rPr>
        <w:t xml:space="preserve"> </w:t>
      </w:r>
      <w:r>
        <w:t>add</w:t>
      </w:r>
      <w:r>
        <w:rPr>
          <w:spacing w:val="31"/>
        </w:rPr>
        <w:t xml:space="preserve"> </w:t>
      </w:r>
      <w:r>
        <w:t>a</w:t>
      </w:r>
      <w:r>
        <w:rPr>
          <w:spacing w:val="31"/>
        </w:rPr>
        <w:t xml:space="preserve"> </w:t>
      </w:r>
      <w:r>
        <w:t>new Connector record.</w:t>
      </w:r>
    </w:p>
    <w:p w14:paraId="0E497EEA" w14:textId="77777777" w:rsidR="00E03C2B" w:rsidRDefault="00E03C2B" w:rsidP="006C65BB">
      <w:pPr>
        <w:pStyle w:val="UserGuider"/>
        <w:numPr>
          <w:ilvl w:val="0"/>
          <w:numId w:val="25"/>
        </w:numPr>
      </w:pPr>
      <w:r>
        <w:rPr>
          <w:rFonts w:ascii="Courier New" w:hAnsi="Courier New"/>
        </w:rPr>
        <w:t xml:space="preserve">Save and </w:t>
      </w:r>
      <w:proofErr w:type="gramStart"/>
      <w:r>
        <w:rPr>
          <w:rFonts w:ascii="Courier New" w:hAnsi="Courier New"/>
        </w:rPr>
        <w:t>Continue</w:t>
      </w:r>
      <w:proofErr w:type="gramEnd"/>
      <w:r>
        <w:rPr>
          <w:rFonts w:ascii="Courier New" w:hAnsi="Courier New"/>
        </w:rPr>
        <w:t xml:space="preserve"> editing</w:t>
      </w:r>
      <w:r>
        <w:t xml:space="preserve">: Will save the changes and continue on the Connector </w:t>
      </w:r>
      <w:r>
        <w:rPr>
          <w:spacing w:val="-2"/>
        </w:rPr>
        <w:t>screen.</w:t>
      </w:r>
    </w:p>
    <w:p w14:paraId="34968E15" w14:textId="77777777" w:rsidR="00E03C2B" w:rsidRDefault="00E03C2B" w:rsidP="006C65BB">
      <w:pPr>
        <w:pStyle w:val="UserGuider"/>
        <w:numPr>
          <w:ilvl w:val="0"/>
          <w:numId w:val="25"/>
        </w:numPr>
      </w:pPr>
      <w:r>
        <w:rPr>
          <w:rFonts w:ascii="Courier New" w:hAnsi="Courier New"/>
        </w:rPr>
        <w:t>Save</w:t>
      </w:r>
      <w:r>
        <w:t xml:space="preserve">: Will save the changes and return to the screen with the list of </w:t>
      </w:r>
      <w:r>
        <w:rPr>
          <w:spacing w:val="-2"/>
        </w:rPr>
        <w:t>Connector.</w:t>
      </w:r>
    </w:p>
    <w:p w14:paraId="2FFCAEFD" w14:textId="77777777" w:rsidR="00E03C2B" w:rsidRPr="00E03C2B" w:rsidRDefault="00E03C2B" w:rsidP="006C65BB">
      <w:pPr>
        <w:pStyle w:val="UserGuider"/>
      </w:pPr>
      <w:r w:rsidRPr="00E03C2B">
        <w:t>Delete Connector</w:t>
      </w:r>
    </w:p>
    <w:p w14:paraId="0BD1D9C2" w14:textId="77777777" w:rsidR="00E03C2B" w:rsidRDefault="00E03C2B" w:rsidP="006C65BB">
      <w:pPr>
        <w:pStyle w:val="UserGuider"/>
      </w:pPr>
      <w:r>
        <w:t xml:space="preserve">The </w:t>
      </w:r>
      <w:r>
        <w:rPr>
          <w:rFonts w:ascii="Courier New"/>
        </w:rPr>
        <w:t>DELETE</w:t>
      </w:r>
      <w:r>
        <w:rPr>
          <w:rFonts w:ascii="Courier New"/>
          <w:spacing w:val="-65"/>
        </w:rPr>
        <w:t xml:space="preserve"> </w:t>
      </w:r>
      <w:r>
        <w:t xml:space="preserve">button will permanently delete the </w:t>
      </w:r>
      <w:proofErr w:type="spellStart"/>
      <w:r>
        <w:t>Datasource</w:t>
      </w:r>
      <w:proofErr w:type="spellEnd"/>
      <w:r>
        <w:t xml:space="preserve"> </w:t>
      </w:r>
      <w:r>
        <w:rPr>
          <w:spacing w:val="-2"/>
        </w:rPr>
        <w:t>record.</w:t>
      </w:r>
    </w:p>
    <w:p w14:paraId="0C9BA3A6" w14:textId="77777777" w:rsidR="00E03C2B" w:rsidRDefault="00E03C2B" w:rsidP="006C65BB">
      <w:pPr>
        <w:pStyle w:val="UserGuider"/>
      </w:pPr>
      <w:r>
        <w:t xml:space="preserve">Caution: when deleting a </w:t>
      </w:r>
      <w:proofErr w:type="spellStart"/>
      <w:r>
        <w:t>Datasource</w:t>
      </w:r>
      <w:proofErr w:type="spellEnd"/>
      <w:r>
        <w:t xml:space="preserve">, the system will also delete all records dependent on that </w:t>
      </w:r>
      <w:proofErr w:type="spellStart"/>
      <w:r>
        <w:t>Datasource</w:t>
      </w:r>
      <w:proofErr w:type="spellEnd"/>
      <w:r>
        <w:t>, which</w:t>
      </w:r>
      <w:r>
        <w:rPr>
          <w:spacing w:val="40"/>
        </w:rPr>
        <w:t xml:space="preserve"> </w:t>
      </w:r>
      <w:r>
        <w:t>include Connectors, Parameterizations of transformations and KEYLINKS</w:t>
      </w:r>
    </w:p>
    <w:p w14:paraId="49E1C54F" w14:textId="77777777" w:rsidR="00E03C2B" w:rsidRDefault="00E03C2B" w:rsidP="006C65BB">
      <w:pPr>
        <w:pStyle w:val="UserGuider"/>
      </w:pPr>
      <w:r>
        <w:t>Deletion</w:t>
      </w:r>
      <w:r>
        <w:rPr>
          <w:spacing w:val="-3"/>
        </w:rPr>
        <w:t xml:space="preserve"> </w:t>
      </w:r>
      <w:r>
        <w:t>can</w:t>
      </w:r>
      <w:r>
        <w:rPr>
          <w:spacing w:val="-3"/>
        </w:rPr>
        <w:t xml:space="preserve"> </w:t>
      </w:r>
      <w:r>
        <w:t>also</w:t>
      </w:r>
      <w:r>
        <w:rPr>
          <w:spacing w:val="-3"/>
        </w:rPr>
        <w:t xml:space="preserve"> </w:t>
      </w:r>
      <w:r>
        <w:t>be</w:t>
      </w:r>
      <w:r>
        <w:rPr>
          <w:spacing w:val="-3"/>
        </w:rPr>
        <w:t xml:space="preserve"> </w:t>
      </w:r>
      <w:r>
        <w:t>performed</w:t>
      </w:r>
      <w:r>
        <w:rPr>
          <w:spacing w:val="-3"/>
        </w:rPr>
        <w:t xml:space="preserve"> </w:t>
      </w:r>
      <w:proofErr w:type="spellStart"/>
      <w:r>
        <w:t>en</w:t>
      </w:r>
      <w:proofErr w:type="spellEnd"/>
      <w:r>
        <w:rPr>
          <w:spacing w:val="-3"/>
        </w:rPr>
        <w:t xml:space="preserve"> </w:t>
      </w:r>
      <w:r>
        <w:t>bloc.</w:t>
      </w:r>
      <w:r>
        <w:rPr>
          <w:spacing w:val="-3"/>
        </w:rPr>
        <w:t xml:space="preserve"> </w:t>
      </w:r>
      <w:r>
        <w:t>On</w:t>
      </w:r>
      <w:r>
        <w:rPr>
          <w:spacing w:val="-3"/>
        </w:rPr>
        <w:t xml:space="preserve"> </w:t>
      </w:r>
      <w:r>
        <w:t>the</w:t>
      </w:r>
      <w:r>
        <w:rPr>
          <w:spacing w:val="-3"/>
        </w:rPr>
        <w:t xml:space="preserve"> </w:t>
      </w:r>
      <w:proofErr w:type="spellStart"/>
      <w:r>
        <w:t>Datasource</w:t>
      </w:r>
      <w:proofErr w:type="spellEnd"/>
      <w:r>
        <w:rPr>
          <w:spacing w:val="-3"/>
        </w:rPr>
        <w:t xml:space="preserve"> </w:t>
      </w:r>
      <w:r>
        <w:t>List</w:t>
      </w:r>
      <w:r>
        <w:rPr>
          <w:spacing w:val="-3"/>
        </w:rPr>
        <w:t xml:space="preserve"> </w:t>
      </w:r>
      <w:r>
        <w:t>screen,</w:t>
      </w:r>
      <w:r>
        <w:rPr>
          <w:spacing w:val="-3"/>
        </w:rPr>
        <w:t xml:space="preserve"> </w:t>
      </w:r>
      <w:r>
        <w:t>select</w:t>
      </w:r>
      <w:r>
        <w:rPr>
          <w:spacing w:val="-3"/>
        </w:rPr>
        <w:t xml:space="preserve"> </w:t>
      </w:r>
      <w:r>
        <w:t>all</w:t>
      </w:r>
      <w:r>
        <w:rPr>
          <w:spacing w:val="-3"/>
        </w:rPr>
        <w:t xml:space="preserve"> </w:t>
      </w:r>
      <w:r>
        <w:t>the</w:t>
      </w:r>
      <w:r>
        <w:rPr>
          <w:spacing w:val="-3"/>
        </w:rPr>
        <w:t xml:space="preserve"> </w:t>
      </w:r>
      <w:proofErr w:type="spellStart"/>
      <w:r>
        <w:t>Datasource</w:t>
      </w:r>
      <w:proofErr w:type="spellEnd"/>
      <w:r>
        <w:rPr>
          <w:spacing w:val="-3"/>
        </w:rPr>
        <w:t xml:space="preserve"> </w:t>
      </w:r>
      <w:r>
        <w:t>you</w:t>
      </w:r>
      <w:r>
        <w:rPr>
          <w:spacing w:val="-3"/>
        </w:rPr>
        <w:t xml:space="preserve"> </w:t>
      </w:r>
      <w:r>
        <w:t>want</w:t>
      </w:r>
      <w:r>
        <w:rPr>
          <w:spacing w:val="-3"/>
        </w:rPr>
        <w:t xml:space="preserve"> </w:t>
      </w:r>
      <w:r>
        <w:t>to</w:t>
      </w:r>
      <w:r>
        <w:rPr>
          <w:spacing w:val="-3"/>
        </w:rPr>
        <w:t xml:space="preserve"> </w:t>
      </w:r>
      <w:r>
        <w:t xml:space="preserve">delete, choose the Delete Selected Database </w:t>
      </w:r>
      <w:proofErr w:type="gramStart"/>
      <w:r>
        <w:t>action</w:t>
      </w:r>
      <w:proofErr w:type="gramEnd"/>
      <w:r>
        <w:t xml:space="preserve"> and click on the </w:t>
      </w:r>
      <w:r>
        <w:rPr>
          <w:rFonts w:ascii="Courier New"/>
        </w:rPr>
        <w:t>GO</w:t>
      </w:r>
      <w:r>
        <w:rPr>
          <w:rFonts w:ascii="Courier New"/>
          <w:spacing w:val="-51"/>
        </w:rPr>
        <w:t xml:space="preserve"> </w:t>
      </w:r>
      <w:r>
        <w:t>button.</w:t>
      </w:r>
    </w:p>
    <w:p w14:paraId="755B55C4" w14:textId="77777777" w:rsidR="00E03C2B" w:rsidRDefault="00E03C2B" w:rsidP="006C65BB">
      <w:pPr>
        <w:pStyle w:val="UserGuider"/>
      </w:pPr>
      <w:r>
        <w:t xml:space="preserve">Be careful, this elimination operation will be definitive for the </w:t>
      </w:r>
      <w:proofErr w:type="spellStart"/>
      <w:r>
        <w:t>Datasources</w:t>
      </w:r>
      <w:proofErr w:type="spellEnd"/>
      <w:r>
        <w:t xml:space="preserve"> and for all other records dependent on it, as already explained.</w:t>
      </w:r>
    </w:p>
    <w:p w14:paraId="0D180E89" w14:textId="77777777" w:rsidR="00E03C2B" w:rsidRPr="00E03C2B" w:rsidRDefault="00E03C2B" w:rsidP="00E03C2B"/>
    <w:p w14:paraId="3DD39F67" w14:textId="009F6E39" w:rsidR="00564686" w:rsidRDefault="00E03C2B" w:rsidP="00564686">
      <w:pPr>
        <w:pStyle w:val="Heading3"/>
      </w:pPr>
      <w:bookmarkStart w:id="39" w:name="_Toc139042862"/>
      <w:r>
        <w:t>Group</w:t>
      </w:r>
      <w:bookmarkEnd w:id="39"/>
    </w:p>
    <w:p w14:paraId="308D13C6" w14:textId="77777777" w:rsidR="00E03C2B" w:rsidRPr="00E03C2B" w:rsidRDefault="00E03C2B" w:rsidP="006C65BB">
      <w:pPr>
        <w:pStyle w:val="UserGuider"/>
      </w:pPr>
      <w:r w:rsidRPr="00E03C2B">
        <w:t xml:space="preserve">The group master data acts as a qualitative characteristic for the </w:t>
      </w:r>
      <w:hyperlink w:anchor="_bookmark49" w:history="1">
        <w:r w:rsidRPr="00E03C2B">
          <w:t>Term</w:t>
        </w:r>
      </w:hyperlink>
      <w:r w:rsidRPr="00E03C2B">
        <w:t xml:space="preserve"> being the highest level of the hierarchical structure, followed by the </w:t>
      </w:r>
      <w:hyperlink w:anchor="_bookmark47" w:history="1">
        <w:r w:rsidRPr="00E03C2B">
          <w:t>Category</w:t>
        </w:r>
      </w:hyperlink>
      <w:r w:rsidRPr="00E03C2B">
        <w:t xml:space="preserve"> and then the </w:t>
      </w:r>
      <w:hyperlink w:anchor="_bookmark49" w:history="1">
        <w:r w:rsidRPr="00E03C2B">
          <w:t>Term</w:t>
        </w:r>
      </w:hyperlink>
      <w:r w:rsidRPr="00E03C2B">
        <w:t>.</w:t>
      </w:r>
    </w:p>
    <w:p w14:paraId="2F3C5AB6" w14:textId="77777777" w:rsidR="00E03C2B" w:rsidRPr="00E03C2B" w:rsidRDefault="00E03C2B" w:rsidP="006C65BB">
      <w:pPr>
        <w:pStyle w:val="UserGuider"/>
      </w:pPr>
      <w:r w:rsidRPr="00E03C2B">
        <w:t xml:space="preserve">The system uses the Group information as a filter in queries and other interfaces. An example of the use of Group will be the </w:t>
      </w:r>
      <w:hyperlink w:anchor="_bookmark26" w:history="1">
        <w:r w:rsidRPr="00E03C2B">
          <w:t>Gene Exposome Report</w:t>
        </w:r>
      </w:hyperlink>
      <w:r w:rsidRPr="00E03C2B">
        <w:t>, in which the system will use the Group to select which Term will be considered as Exposome.</w:t>
      </w:r>
    </w:p>
    <w:p w14:paraId="3970D268" w14:textId="77777777" w:rsidR="00E03C2B" w:rsidRPr="00E03C2B" w:rsidRDefault="00E03C2B" w:rsidP="006C65BB">
      <w:pPr>
        <w:pStyle w:val="UserGuider"/>
      </w:pPr>
      <w:r w:rsidRPr="00E03C2B">
        <w:t xml:space="preserve">The Group data will be stored in the </w:t>
      </w:r>
      <w:proofErr w:type="spellStart"/>
      <w:r w:rsidRPr="00E03C2B">
        <w:t>ge_group</w:t>
      </w:r>
      <w:proofErr w:type="spellEnd"/>
      <w:r w:rsidRPr="00E03C2B">
        <w:t xml:space="preserve"> table of the IGEM DB defined in the initial parameters. The available fields are:</w:t>
      </w:r>
    </w:p>
    <w:p w14:paraId="3844B4E7" w14:textId="77777777" w:rsidR="00E03C2B" w:rsidRPr="00E03C2B" w:rsidRDefault="00E03C2B" w:rsidP="006C65BB">
      <w:pPr>
        <w:pStyle w:val="UserGuider"/>
        <w:numPr>
          <w:ilvl w:val="0"/>
          <w:numId w:val="27"/>
        </w:numPr>
      </w:pPr>
      <w:r w:rsidRPr="00E03C2B">
        <w:t xml:space="preserve">ID: </w:t>
      </w:r>
      <w:proofErr w:type="spellStart"/>
      <w:r w:rsidRPr="00E03C2B">
        <w:t>GE.db</w:t>
      </w:r>
      <w:proofErr w:type="spellEnd"/>
      <w:r w:rsidRPr="00E03C2B">
        <w:t xml:space="preserve"> internal key</w:t>
      </w:r>
    </w:p>
    <w:p w14:paraId="3EDCC295" w14:textId="77777777" w:rsidR="00E03C2B" w:rsidRPr="00E03C2B" w:rsidRDefault="00E03C2B" w:rsidP="006C65BB">
      <w:pPr>
        <w:pStyle w:val="UserGuider"/>
        <w:numPr>
          <w:ilvl w:val="0"/>
          <w:numId w:val="27"/>
        </w:numPr>
      </w:pPr>
      <w:r w:rsidRPr="00E03C2B">
        <w:t>group: Abbreviated name of the Group</w:t>
      </w:r>
    </w:p>
    <w:p w14:paraId="36219E9A" w14:textId="77777777" w:rsidR="00E03C2B" w:rsidRPr="00E03C2B" w:rsidRDefault="00E03C2B" w:rsidP="006C65BB">
      <w:pPr>
        <w:pStyle w:val="UserGuider"/>
        <w:numPr>
          <w:ilvl w:val="0"/>
          <w:numId w:val="27"/>
        </w:numPr>
      </w:pPr>
      <w:r w:rsidRPr="00E03C2B">
        <w:t>Description: Description for identifying and consulting the Group</w:t>
      </w:r>
    </w:p>
    <w:p w14:paraId="00E9D244" w14:textId="14BE3F03" w:rsidR="00E03C2B" w:rsidRPr="00E03C2B" w:rsidRDefault="00E03C2B" w:rsidP="006C65BB">
      <w:pPr>
        <w:pStyle w:val="UserGuider"/>
      </w:pPr>
      <w:r w:rsidRPr="00E03C2B">
        <w:t xml:space="preserve">The inclusion of new data can be performed via the process </w:t>
      </w:r>
      <w:proofErr w:type="spellStart"/>
      <w:proofErr w:type="gramStart"/>
      <w:r w:rsidRPr="00E03C2B">
        <w:t>sql</w:t>
      </w:r>
      <w:proofErr w:type="spellEnd"/>
      <w:r w:rsidRPr="00E03C2B">
        <w:t xml:space="preserve">  On</w:t>
      </w:r>
      <w:proofErr w:type="gramEnd"/>
      <w:r w:rsidRPr="00E03C2B">
        <w:t xml:space="preserve"> the command line:</w:t>
      </w:r>
    </w:p>
    <w:p w14:paraId="5A1AFB83" w14:textId="77777777" w:rsidR="00E03C2B" w:rsidRDefault="00E03C2B" w:rsidP="00E03C2B">
      <w:pPr>
        <w:pStyle w:val="code2"/>
      </w:pPr>
      <w:r>
        <w:lastRenderedPageBreak/>
        <w:t xml:space="preserve">$ python manage.py </w:t>
      </w:r>
      <w:proofErr w:type="spellStart"/>
      <w:r>
        <w:t>db</w:t>
      </w:r>
      <w:proofErr w:type="spellEnd"/>
      <w:r>
        <w:t xml:space="preserve"> --</w:t>
      </w:r>
      <w:proofErr w:type="spellStart"/>
      <w:r>
        <w:t>load_data</w:t>
      </w:r>
      <w:proofErr w:type="spellEnd"/>
      <w:r>
        <w:t xml:space="preserve"> "table='</w:t>
      </w:r>
      <w:proofErr w:type="spellStart"/>
      <w:r>
        <w:t>term_group</w:t>
      </w:r>
      <w:proofErr w:type="spellEnd"/>
      <w:r>
        <w:t xml:space="preserve">, </w:t>
      </w:r>
    </w:p>
    <w:p w14:paraId="25341A1A" w14:textId="1A055859" w:rsidR="00E03C2B" w:rsidRDefault="00E03C2B" w:rsidP="00E03C2B">
      <w:pPr>
        <w:pStyle w:val="code2"/>
        <w:ind w:left="1108"/>
      </w:pPr>
      <w:r>
        <w:rPr>
          <w:spacing w:val="-2"/>
        </w:rPr>
        <w:t>path='{</w:t>
      </w:r>
      <w:proofErr w:type="spellStart"/>
      <w:r>
        <w:rPr>
          <w:spacing w:val="-2"/>
        </w:rPr>
        <w:t>your_path</w:t>
      </w:r>
      <w:proofErr w:type="spellEnd"/>
      <w:r>
        <w:rPr>
          <w:spacing w:val="-2"/>
        </w:rPr>
        <w:t>}/term_group.csv'"</w:t>
      </w:r>
    </w:p>
    <w:p w14:paraId="5ADA0F0B" w14:textId="77777777" w:rsidR="00E03C2B" w:rsidRPr="00E03C2B" w:rsidRDefault="00E03C2B" w:rsidP="006C65BB">
      <w:pPr>
        <w:pStyle w:val="UserGuider"/>
      </w:pPr>
      <w:r w:rsidRPr="00E03C2B">
        <w:t>Other commands and functions for manipulating master data can be found in the database management tab.</w:t>
      </w:r>
    </w:p>
    <w:p w14:paraId="7A7FF5CB" w14:textId="77777777" w:rsidR="00E03C2B" w:rsidRPr="00E03C2B" w:rsidRDefault="00E03C2B" w:rsidP="006C65BB">
      <w:pPr>
        <w:pStyle w:val="UserGuider"/>
      </w:pPr>
      <w:r w:rsidRPr="00E03C2B">
        <w:t xml:space="preserve">CAUTION: As </w:t>
      </w:r>
      <w:proofErr w:type="spellStart"/>
      <w:r w:rsidRPr="00E03C2B">
        <w:t>GE.db</w:t>
      </w:r>
      <w:proofErr w:type="spellEnd"/>
      <w:r w:rsidRPr="00E03C2B">
        <w:t xml:space="preserve"> is a correlational base with key integrity, all records linked to the deleted data will also be deleted, which includes Term and </w:t>
      </w:r>
      <w:proofErr w:type="spellStart"/>
      <w:r w:rsidRPr="00E03C2B">
        <w:t>TermMap</w:t>
      </w:r>
      <w:proofErr w:type="spellEnd"/>
      <w:r w:rsidRPr="00E03C2B">
        <w:t xml:space="preserve"> information</w:t>
      </w:r>
    </w:p>
    <w:p w14:paraId="1FD4115B" w14:textId="1848CA84" w:rsidR="00E03C2B" w:rsidRDefault="0088220B" w:rsidP="006C65BB">
      <w:pPr>
        <w:pStyle w:val="UserGuider"/>
      </w:pPr>
      <w:r w:rsidRPr="0088220B">
        <w:t>As with Connector and Data Source, Group master data can also be managed via the web interface.</w:t>
      </w:r>
    </w:p>
    <w:p w14:paraId="3B8DD842" w14:textId="77777777" w:rsidR="0088220B" w:rsidRPr="00E03C2B" w:rsidRDefault="0088220B" w:rsidP="006C65BB">
      <w:pPr>
        <w:pStyle w:val="UserGuider"/>
      </w:pPr>
    </w:p>
    <w:p w14:paraId="662F77F8" w14:textId="3D4DA7D5" w:rsidR="00E03C2B" w:rsidRDefault="00E03C2B" w:rsidP="00E03C2B">
      <w:pPr>
        <w:pStyle w:val="Heading3"/>
      </w:pPr>
      <w:bookmarkStart w:id="40" w:name="_Toc139042863"/>
      <w:r>
        <w:t>Category</w:t>
      </w:r>
      <w:bookmarkEnd w:id="40"/>
    </w:p>
    <w:p w14:paraId="52F0EB1C" w14:textId="77777777" w:rsidR="0088220B" w:rsidRDefault="0088220B" w:rsidP="006C65BB">
      <w:pPr>
        <w:pStyle w:val="UserGuider"/>
      </w:pPr>
      <w:r>
        <w:t xml:space="preserve">Category master data acts as a grouping of </w:t>
      </w:r>
      <w:hyperlink w:anchor="_bookmark49" w:history="1">
        <w:r>
          <w:t>Term</w:t>
        </w:r>
      </w:hyperlink>
      <w:r>
        <w:t xml:space="preserve"> at a lower level than the </w:t>
      </w:r>
      <w:hyperlink w:anchor="_bookmark6" w:history="1">
        <w:r>
          <w:rPr>
            <w:spacing w:val="-2"/>
          </w:rPr>
          <w:t>Group</w:t>
        </w:r>
      </w:hyperlink>
      <w:r>
        <w:rPr>
          <w:spacing w:val="-2"/>
        </w:rPr>
        <w:t>.</w:t>
      </w:r>
    </w:p>
    <w:p w14:paraId="7F7878B8" w14:textId="77777777" w:rsidR="0088220B" w:rsidRDefault="0088220B" w:rsidP="006C65BB">
      <w:pPr>
        <w:pStyle w:val="UserGuider"/>
      </w:pPr>
      <w:r>
        <w:t>The</w:t>
      </w:r>
      <w:r>
        <w:rPr>
          <w:spacing w:val="30"/>
        </w:rPr>
        <w:t xml:space="preserve"> </w:t>
      </w:r>
      <w:r>
        <w:t>system</w:t>
      </w:r>
      <w:r>
        <w:rPr>
          <w:spacing w:val="30"/>
        </w:rPr>
        <w:t xml:space="preserve"> </w:t>
      </w:r>
      <w:r>
        <w:t>uses</w:t>
      </w:r>
      <w:r>
        <w:rPr>
          <w:spacing w:val="30"/>
        </w:rPr>
        <w:t xml:space="preserve"> </w:t>
      </w:r>
      <w:r>
        <w:t>the</w:t>
      </w:r>
      <w:r>
        <w:rPr>
          <w:spacing w:val="30"/>
        </w:rPr>
        <w:t xml:space="preserve"> </w:t>
      </w:r>
      <w:r>
        <w:t>Category</w:t>
      </w:r>
      <w:r>
        <w:rPr>
          <w:spacing w:val="30"/>
        </w:rPr>
        <w:t xml:space="preserve"> </w:t>
      </w:r>
      <w:r>
        <w:t>information</w:t>
      </w:r>
      <w:r>
        <w:rPr>
          <w:spacing w:val="30"/>
        </w:rPr>
        <w:t xml:space="preserve"> </w:t>
      </w:r>
      <w:r>
        <w:t>as</w:t>
      </w:r>
      <w:r>
        <w:rPr>
          <w:spacing w:val="30"/>
        </w:rPr>
        <w:t xml:space="preserve"> </w:t>
      </w:r>
      <w:r>
        <w:t>a</w:t>
      </w:r>
      <w:r>
        <w:rPr>
          <w:spacing w:val="30"/>
        </w:rPr>
        <w:t xml:space="preserve"> </w:t>
      </w:r>
      <w:r>
        <w:t>filter</w:t>
      </w:r>
      <w:r>
        <w:rPr>
          <w:spacing w:val="30"/>
        </w:rPr>
        <w:t xml:space="preserve"> </w:t>
      </w:r>
      <w:r>
        <w:t>in</w:t>
      </w:r>
      <w:r>
        <w:rPr>
          <w:spacing w:val="30"/>
        </w:rPr>
        <w:t xml:space="preserve"> </w:t>
      </w:r>
      <w:r>
        <w:t>queries</w:t>
      </w:r>
      <w:r>
        <w:rPr>
          <w:spacing w:val="30"/>
        </w:rPr>
        <w:t xml:space="preserve"> </w:t>
      </w:r>
      <w:r>
        <w:t>and</w:t>
      </w:r>
      <w:r>
        <w:rPr>
          <w:spacing w:val="30"/>
        </w:rPr>
        <w:t xml:space="preserve"> </w:t>
      </w:r>
      <w:r>
        <w:t>other</w:t>
      </w:r>
      <w:r>
        <w:rPr>
          <w:spacing w:val="30"/>
        </w:rPr>
        <w:t xml:space="preserve"> </w:t>
      </w:r>
      <w:r>
        <w:t>interfaces.</w:t>
      </w:r>
      <w:r>
        <w:rPr>
          <w:spacing w:val="30"/>
        </w:rPr>
        <w:t xml:space="preserve"> </w:t>
      </w:r>
      <w:r>
        <w:t>An</w:t>
      </w:r>
      <w:r>
        <w:rPr>
          <w:spacing w:val="30"/>
        </w:rPr>
        <w:t xml:space="preserve"> </w:t>
      </w:r>
      <w:r>
        <w:t>example</w:t>
      </w:r>
      <w:r>
        <w:rPr>
          <w:spacing w:val="30"/>
        </w:rPr>
        <w:t xml:space="preserve"> </w:t>
      </w:r>
      <w:r>
        <w:t>of</w:t>
      </w:r>
      <w:r>
        <w:rPr>
          <w:spacing w:val="30"/>
        </w:rPr>
        <w:t xml:space="preserve"> </w:t>
      </w:r>
      <w:r>
        <w:t>the</w:t>
      </w:r>
      <w:r>
        <w:rPr>
          <w:spacing w:val="30"/>
        </w:rPr>
        <w:t xml:space="preserve"> </w:t>
      </w:r>
      <w:r>
        <w:t>use</w:t>
      </w:r>
      <w:r>
        <w:rPr>
          <w:spacing w:val="30"/>
        </w:rPr>
        <w:t xml:space="preserve"> </w:t>
      </w:r>
      <w:r>
        <w:t xml:space="preserve">of Category will be the </w:t>
      </w:r>
      <w:hyperlink w:anchor="_bookmark26" w:history="1">
        <w:r>
          <w:t>Gene Exposome Report</w:t>
        </w:r>
      </w:hyperlink>
      <w:r>
        <w:t xml:space="preserve">, in which the system will use the Category to select all Gene </w:t>
      </w:r>
      <w:r>
        <w:rPr>
          <w:rFonts w:ascii="Courier New"/>
          <w:b/>
        </w:rPr>
        <w:t>KEYGE</w:t>
      </w:r>
      <w:r>
        <w:t>.</w:t>
      </w:r>
    </w:p>
    <w:p w14:paraId="4BBC2C18" w14:textId="77777777" w:rsidR="0088220B" w:rsidRDefault="0088220B" w:rsidP="006C65BB">
      <w:pPr>
        <w:pStyle w:val="UserGuider"/>
      </w:pPr>
      <w:r>
        <w:t>The</w:t>
      </w:r>
      <w:r>
        <w:rPr>
          <w:spacing w:val="24"/>
        </w:rPr>
        <w:t xml:space="preserve"> </w:t>
      </w:r>
      <w:r>
        <w:t>Category</w:t>
      </w:r>
      <w:r>
        <w:rPr>
          <w:spacing w:val="24"/>
        </w:rPr>
        <w:t xml:space="preserve"> </w:t>
      </w:r>
      <w:r>
        <w:t>data</w:t>
      </w:r>
      <w:r>
        <w:rPr>
          <w:spacing w:val="24"/>
        </w:rPr>
        <w:t xml:space="preserve"> </w:t>
      </w:r>
      <w:r>
        <w:t>will</w:t>
      </w:r>
      <w:r>
        <w:rPr>
          <w:spacing w:val="24"/>
        </w:rPr>
        <w:t xml:space="preserve"> </w:t>
      </w:r>
      <w:r>
        <w:t>be</w:t>
      </w:r>
      <w:r>
        <w:rPr>
          <w:spacing w:val="24"/>
        </w:rPr>
        <w:t xml:space="preserve"> </w:t>
      </w:r>
      <w:r>
        <w:t>stored</w:t>
      </w:r>
      <w:r>
        <w:rPr>
          <w:spacing w:val="24"/>
        </w:rPr>
        <w:t xml:space="preserve"> </w:t>
      </w:r>
      <w:r>
        <w:t>in</w:t>
      </w:r>
      <w:r>
        <w:rPr>
          <w:spacing w:val="24"/>
        </w:rPr>
        <w:t xml:space="preserve"> </w:t>
      </w:r>
      <w:r>
        <w:t>the</w:t>
      </w:r>
      <w:r>
        <w:rPr>
          <w:spacing w:val="24"/>
        </w:rPr>
        <w:t xml:space="preserve"> </w:t>
      </w:r>
      <w:proofErr w:type="spellStart"/>
      <w:r>
        <w:t>ge_category</w:t>
      </w:r>
      <w:proofErr w:type="spellEnd"/>
      <w:r>
        <w:rPr>
          <w:spacing w:val="24"/>
        </w:rPr>
        <w:t xml:space="preserve"> </w:t>
      </w:r>
      <w:r>
        <w:t>table</w:t>
      </w:r>
      <w:r>
        <w:rPr>
          <w:spacing w:val="24"/>
        </w:rPr>
        <w:t xml:space="preserve"> </w:t>
      </w:r>
      <w:r>
        <w:t>of</w:t>
      </w:r>
      <w:r>
        <w:rPr>
          <w:spacing w:val="24"/>
        </w:rPr>
        <w:t xml:space="preserve"> </w:t>
      </w:r>
      <w:r>
        <w:t>the</w:t>
      </w:r>
      <w:r>
        <w:rPr>
          <w:spacing w:val="24"/>
        </w:rPr>
        <w:t xml:space="preserve"> </w:t>
      </w:r>
      <w:r>
        <w:t>IGEM</w:t>
      </w:r>
      <w:r>
        <w:rPr>
          <w:spacing w:val="24"/>
        </w:rPr>
        <w:t xml:space="preserve"> </w:t>
      </w:r>
      <w:r>
        <w:t>DB</w:t>
      </w:r>
      <w:r>
        <w:rPr>
          <w:spacing w:val="24"/>
        </w:rPr>
        <w:t xml:space="preserve"> </w:t>
      </w:r>
      <w:r>
        <w:t>defined</w:t>
      </w:r>
      <w:r>
        <w:rPr>
          <w:spacing w:val="24"/>
        </w:rPr>
        <w:t xml:space="preserve"> </w:t>
      </w:r>
      <w:r>
        <w:t>in</w:t>
      </w:r>
      <w:r>
        <w:rPr>
          <w:spacing w:val="24"/>
        </w:rPr>
        <w:t xml:space="preserve"> </w:t>
      </w:r>
      <w:r>
        <w:t>the</w:t>
      </w:r>
      <w:r>
        <w:rPr>
          <w:spacing w:val="24"/>
        </w:rPr>
        <w:t xml:space="preserve"> </w:t>
      </w:r>
      <w:r>
        <w:t>initial</w:t>
      </w:r>
      <w:r>
        <w:rPr>
          <w:spacing w:val="24"/>
        </w:rPr>
        <w:t xml:space="preserve"> </w:t>
      </w:r>
      <w:r>
        <w:t>parameters.</w:t>
      </w:r>
      <w:r>
        <w:rPr>
          <w:spacing w:val="24"/>
        </w:rPr>
        <w:t xml:space="preserve"> </w:t>
      </w:r>
      <w:r>
        <w:t>The available fields are:</w:t>
      </w:r>
    </w:p>
    <w:p w14:paraId="0CF47B4D" w14:textId="77777777" w:rsidR="0088220B" w:rsidRDefault="0088220B" w:rsidP="006C65BB">
      <w:pPr>
        <w:pStyle w:val="UserGuider"/>
        <w:numPr>
          <w:ilvl w:val="0"/>
          <w:numId w:val="28"/>
        </w:numPr>
      </w:pPr>
      <w:r>
        <w:rPr>
          <w:i/>
        </w:rPr>
        <w:t>ID</w:t>
      </w:r>
      <w:r>
        <w:t xml:space="preserve">: </w:t>
      </w:r>
      <w:proofErr w:type="spellStart"/>
      <w:r>
        <w:t>GE.db</w:t>
      </w:r>
      <w:proofErr w:type="spellEnd"/>
      <w:r>
        <w:t xml:space="preserve"> internal </w:t>
      </w:r>
      <w:r>
        <w:rPr>
          <w:spacing w:val="-5"/>
        </w:rPr>
        <w:t>key</w:t>
      </w:r>
    </w:p>
    <w:p w14:paraId="1A2ADFA3" w14:textId="77777777" w:rsidR="0088220B" w:rsidRDefault="0088220B" w:rsidP="006C65BB">
      <w:pPr>
        <w:pStyle w:val="UserGuider"/>
        <w:numPr>
          <w:ilvl w:val="0"/>
          <w:numId w:val="28"/>
        </w:numPr>
      </w:pPr>
      <w:r>
        <w:rPr>
          <w:i/>
        </w:rPr>
        <w:t>Category</w:t>
      </w:r>
      <w:r>
        <w:t xml:space="preserve">: Abbreviated name of the </w:t>
      </w:r>
      <w:r>
        <w:rPr>
          <w:spacing w:val="-2"/>
        </w:rPr>
        <w:t>Category</w:t>
      </w:r>
    </w:p>
    <w:p w14:paraId="79D23F90" w14:textId="77777777" w:rsidR="0088220B" w:rsidRDefault="0088220B" w:rsidP="006C65BB">
      <w:pPr>
        <w:pStyle w:val="UserGuider"/>
        <w:numPr>
          <w:ilvl w:val="0"/>
          <w:numId w:val="28"/>
        </w:numPr>
      </w:pPr>
      <w:r>
        <w:rPr>
          <w:i/>
        </w:rPr>
        <w:t>Description</w:t>
      </w:r>
      <w:r>
        <w:t xml:space="preserve">: Description for identifying and consulting the </w:t>
      </w:r>
      <w:r>
        <w:rPr>
          <w:spacing w:val="-2"/>
        </w:rPr>
        <w:t>Category</w:t>
      </w:r>
    </w:p>
    <w:p w14:paraId="11DD5EDE" w14:textId="77777777" w:rsidR="0088220B" w:rsidRDefault="0088220B" w:rsidP="006C65BB">
      <w:pPr>
        <w:pStyle w:val="UserGuider"/>
      </w:pPr>
      <w:r>
        <w:t xml:space="preserve">The inclusion of new data can be performed via the process </w:t>
      </w:r>
      <w:proofErr w:type="spellStart"/>
      <w:proofErr w:type="gramStart"/>
      <w:r>
        <w:rPr>
          <w:rFonts w:ascii="Courier New"/>
        </w:rPr>
        <w:t>db</w:t>
      </w:r>
      <w:proofErr w:type="spellEnd"/>
      <w:r>
        <w:rPr>
          <w:rFonts w:ascii="Courier New"/>
          <w:spacing w:val="-65"/>
        </w:rPr>
        <w:t xml:space="preserve"> </w:t>
      </w:r>
      <w:r>
        <w:t>.</w:t>
      </w:r>
      <w:proofErr w:type="gramEnd"/>
      <w:r>
        <w:t xml:space="preserve"> On the command </w:t>
      </w:r>
      <w:r>
        <w:rPr>
          <w:spacing w:val="-2"/>
        </w:rPr>
        <w:t>line:</w:t>
      </w:r>
    </w:p>
    <w:p w14:paraId="1B42AA95" w14:textId="77777777" w:rsidR="0088220B" w:rsidRDefault="0088220B" w:rsidP="0088220B">
      <w:pPr>
        <w:pStyle w:val="code2"/>
      </w:pPr>
      <w:r>
        <w:t xml:space="preserve">$ python manage.py </w:t>
      </w:r>
      <w:proofErr w:type="spellStart"/>
      <w:r>
        <w:t>db</w:t>
      </w:r>
      <w:proofErr w:type="spellEnd"/>
      <w:r>
        <w:t xml:space="preserve"> --</w:t>
      </w:r>
      <w:proofErr w:type="spellStart"/>
      <w:r>
        <w:t>load_data</w:t>
      </w:r>
      <w:proofErr w:type="spellEnd"/>
      <w:r>
        <w:t xml:space="preserve"> "table='</w:t>
      </w:r>
      <w:proofErr w:type="spellStart"/>
      <w:r>
        <w:t>term_category</w:t>
      </w:r>
      <w:proofErr w:type="spellEnd"/>
      <w:r>
        <w:t>,</w:t>
      </w:r>
    </w:p>
    <w:p w14:paraId="748D1F52" w14:textId="2E2F03DC" w:rsidR="0088220B" w:rsidRDefault="0088220B" w:rsidP="0088220B">
      <w:pPr>
        <w:pStyle w:val="code2"/>
        <w:ind w:left="1108"/>
      </w:pPr>
      <w:r>
        <w:t>p</w:t>
      </w:r>
      <w:r>
        <w:rPr>
          <w:spacing w:val="-2"/>
        </w:rPr>
        <w:t>ath='{</w:t>
      </w:r>
      <w:proofErr w:type="spellStart"/>
      <w:r>
        <w:rPr>
          <w:spacing w:val="-2"/>
        </w:rPr>
        <w:t>your_path</w:t>
      </w:r>
      <w:proofErr w:type="spellEnd"/>
      <w:r>
        <w:rPr>
          <w:spacing w:val="-2"/>
        </w:rPr>
        <w:t>}/term_category.c</w:t>
      </w:r>
      <w:r>
        <w:rPr>
          <w:spacing w:val="-2"/>
        </w:rPr>
        <w:t>sv</w:t>
      </w:r>
      <w:r>
        <w:rPr>
          <w:spacing w:val="-2"/>
        </w:rPr>
        <w:t>’”</w:t>
      </w:r>
    </w:p>
    <w:p w14:paraId="64F7813A" w14:textId="77777777" w:rsidR="0088220B" w:rsidRDefault="0088220B" w:rsidP="006C65BB">
      <w:pPr>
        <w:pStyle w:val="UserGuider"/>
      </w:pPr>
      <w:r>
        <w:t xml:space="preserve">Other commands and functions for manipulating master data can be found in the database management </w:t>
      </w:r>
      <w:r>
        <w:rPr>
          <w:spacing w:val="-4"/>
        </w:rPr>
        <w:t>tab.</w:t>
      </w:r>
    </w:p>
    <w:p w14:paraId="06257267" w14:textId="77777777" w:rsidR="0088220B" w:rsidRDefault="0088220B" w:rsidP="006C65BB">
      <w:pPr>
        <w:pStyle w:val="UserGuider"/>
      </w:pPr>
      <w:r>
        <w:t>CAUTION:</w:t>
      </w:r>
      <w:r>
        <w:rPr>
          <w:spacing w:val="26"/>
        </w:rPr>
        <w:t xml:space="preserve"> </w:t>
      </w:r>
      <w:r>
        <w:t>As</w:t>
      </w:r>
      <w:r>
        <w:rPr>
          <w:spacing w:val="26"/>
        </w:rPr>
        <w:t xml:space="preserve"> </w:t>
      </w:r>
      <w:proofErr w:type="spellStart"/>
      <w:r>
        <w:t>GE.db</w:t>
      </w:r>
      <w:proofErr w:type="spellEnd"/>
      <w:r>
        <w:rPr>
          <w:spacing w:val="26"/>
        </w:rPr>
        <w:t xml:space="preserve"> </w:t>
      </w:r>
      <w:r>
        <w:t>is</w:t>
      </w:r>
      <w:r>
        <w:rPr>
          <w:spacing w:val="26"/>
        </w:rPr>
        <w:t xml:space="preserve"> </w:t>
      </w:r>
      <w:r>
        <w:t>a</w:t>
      </w:r>
      <w:r>
        <w:rPr>
          <w:spacing w:val="26"/>
        </w:rPr>
        <w:t xml:space="preserve"> </w:t>
      </w:r>
      <w:r>
        <w:t>correlational</w:t>
      </w:r>
      <w:r>
        <w:rPr>
          <w:spacing w:val="26"/>
        </w:rPr>
        <w:t xml:space="preserve"> </w:t>
      </w:r>
      <w:r>
        <w:t>base</w:t>
      </w:r>
      <w:r>
        <w:rPr>
          <w:spacing w:val="26"/>
        </w:rPr>
        <w:t xml:space="preserve"> </w:t>
      </w:r>
      <w:r>
        <w:t>with</w:t>
      </w:r>
      <w:r>
        <w:rPr>
          <w:spacing w:val="26"/>
        </w:rPr>
        <w:t xml:space="preserve"> </w:t>
      </w:r>
      <w:r>
        <w:t>key</w:t>
      </w:r>
      <w:r>
        <w:rPr>
          <w:spacing w:val="26"/>
        </w:rPr>
        <w:t xml:space="preserve"> </w:t>
      </w:r>
      <w:r>
        <w:t>integrity,</w:t>
      </w:r>
      <w:r>
        <w:rPr>
          <w:spacing w:val="26"/>
        </w:rPr>
        <w:t xml:space="preserve"> </w:t>
      </w:r>
      <w:r>
        <w:t>all</w:t>
      </w:r>
      <w:r>
        <w:rPr>
          <w:spacing w:val="26"/>
        </w:rPr>
        <w:t xml:space="preserve"> </w:t>
      </w:r>
      <w:r>
        <w:t>records</w:t>
      </w:r>
      <w:r>
        <w:rPr>
          <w:spacing w:val="26"/>
        </w:rPr>
        <w:t xml:space="preserve"> </w:t>
      </w:r>
      <w:r>
        <w:t>linked</w:t>
      </w:r>
      <w:r>
        <w:rPr>
          <w:spacing w:val="26"/>
        </w:rPr>
        <w:t xml:space="preserve"> </w:t>
      </w:r>
      <w:r>
        <w:t>to</w:t>
      </w:r>
      <w:r>
        <w:rPr>
          <w:spacing w:val="26"/>
        </w:rPr>
        <w:t xml:space="preserve"> </w:t>
      </w:r>
      <w:r>
        <w:t>the</w:t>
      </w:r>
      <w:r>
        <w:rPr>
          <w:spacing w:val="26"/>
        </w:rPr>
        <w:t xml:space="preserve"> </w:t>
      </w:r>
      <w:r>
        <w:t>deleted</w:t>
      </w:r>
      <w:r>
        <w:rPr>
          <w:spacing w:val="26"/>
        </w:rPr>
        <w:t xml:space="preserve"> </w:t>
      </w:r>
      <w:r>
        <w:t>data</w:t>
      </w:r>
      <w:r>
        <w:rPr>
          <w:spacing w:val="26"/>
        </w:rPr>
        <w:t xml:space="preserve"> </w:t>
      </w:r>
      <w:r>
        <w:t>will</w:t>
      </w:r>
      <w:r>
        <w:rPr>
          <w:spacing w:val="26"/>
        </w:rPr>
        <w:t xml:space="preserve"> </w:t>
      </w:r>
      <w:r>
        <w:t>also</w:t>
      </w:r>
      <w:r>
        <w:rPr>
          <w:spacing w:val="26"/>
        </w:rPr>
        <w:t xml:space="preserve"> </w:t>
      </w:r>
      <w:r>
        <w:t xml:space="preserve">be deleted, which includes Term and </w:t>
      </w:r>
      <w:proofErr w:type="spellStart"/>
      <w:r>
        <w:t>TermMap</w:t>
      </w:r>
      <w:proofErr w:type="spellEnd"/>
      <w:r>
        <w:t xml:space="preserve"> information</w:t>
      </w:r>
    </w:p>
    <w:p w14:paraId="529902A5" w14:textId="77777777" w:rsidR="0088220B" w:rsidRDefault="0088220B" w:rsidP="006C65BB">
      <w:pPr>
        <w:pStyle w:val="UserGuider"/>
      </w:pPr>
      <w:r w:rsidRPr="0088220B">
        <w:t>As with Connector and Data Source, Group master data can also be managed via the web interface.</w:t>
      </w:r>
    </w:p>
    <w:p w14:paraId="08A8E8A0" w14:textId="77777777" w:rsidR="0088220B" w:rsidRPr="0088220B" w:rsidRDefault="0088220B" w:rsidP="0088220B"/>
    <w:p w14:paraId="7C001F7F" w14:textId="1BCF73F0" w:rsidR="00E03C2B" w:rsidRPr="00E03C2B" w:rsidRDefault="00E03C2B" w:rsidP="00E03C2B">
      <w:pPr>
        <w:pStyle w:val="Heading3"/>
      </w:pPr>
      <w:bookmarkStart w:id="41" w:name="_Toc139042864"/>
      <w:r>
        <w:t>Term</w:t>
      </w:r>
      <w:bookmarkEnd w:id="41"/>
    </w:p>
    <w:p w14:paraId="046F8854" w14:textId="77777777" w:rsidR="0088220B" w:rsidRDefault="0088220B" w:rsidP="006C65BB">
      <w:pPr>
        <w:pStyle w:val="UserGuider"/>
      </w:pPr>
      <w:r>
        <w:t xml:space="preserve">Term is the main component in </w:t>
      </w:r>
      <w:proofErr w:type="spellStart"/>
      <w:r>
        <w:t>GE.db</w:t>
      </w:r>
      <w:proofErr w:type="spellEnd"/>
      <w:r>
        <w:t xml:space="preserve"> and </w:t>
      </w:r>
      <w:proofErr w:type="spellStart"/>
      <w:proofErr w:type="gramStart"/>
      <w:r>
        <w:t>GE.filter</w:t>
      </w:r>
      <w:proofErr w:type="spellEnd"/>
      <w:proofErr w:type="gramEnd"/>
      <w:r>
        <w:t xml:space="preserve"> and was created to specify a search term in external data sources. A Term can be assigned to a gene, a chromosome, an SNP, a </w:t>
      </w:r>
      <w:r>
        <w:lastRenderedPageBreak/>
        <w:t xml:space="preserve">disease, a chemical, an environmental factor, or any other term necessary to keep in the </w:t>
      </w:r>
      <w:proofErr w:type="spellStart"/>
      <w:r>
        <w:t>GE.db</w:t>
      </w:r>
      <w:proofErr w:type="spellEnd"/>
      <w:r>
        <w:t xml:space="preserve"> knowledge base.</w:t>
      </w:r>
    </w:p>
    <w:p w14:paraId="45CDBAC2" w14:textId="77777777" w:rsidR="0088220B" w:rsidRDefault="0088220B" w:rsidP="006C65BB">
      <w:pPr>
        <w:pStyle w:val="UserGuider"/>
      </w:pPr>
      <w:r>
        <w:t xml:space="preserve">A Term will have as attributes the Group and Category records to qualify and group, helping during searches, queries, and analysis of the </w:t>
      </w:r>
      <w:proofErr w:type="spellStart"/>
      <w:r>
        <w:t>GE.db</w:t>
      </w:r>
      <w:proofErr w:type="spellEnd"/>
      <w:r>
        <w:t xml:space="preserve"> knowledge base.</w:t>
      </w:r>
    </w:p>
    <w:p w14:paraId="00827FD1" w14:textId="77777777" w:rsidR="0088220B" w:rsidRDefault="0088220B" w:rsidP="006C65BB">
      <w:pPr>
        <w:pStyle w:val="UserGuider"/>
      </w:pPr>
      <w:r>
        <w:t xml:space="preserve">A Term inside </w:t>
      </w:r>
      <w:proofErr w:type="spellStart"/>
      <w:r>
        <w:t>GE.db</w:t>
      </w:r>
      <w:proofErr w:type="spellEnd"/>
      <w:r>
        <w:t xml:space="preserve"> can be kept as a code number, a prefix + code, or even a word, depending exclusively on the initial planning adopted. </w:t>
      </w:r>
      <w:proofErr w:type="gramStart"/>
      <w:r>
        <w:t>Thus</w:t>
      </w:r>
      <w:proofErr w:type="gramEnd"/>
      <w:r>
        <w:t xml:space="preserve"> allowing high flexibility in the use of the IGEM system.</w:t>
      </w:r>
    </w:p>
    <w:p w14:paraId="296E3883" w14:textId="77777777" w:rsidR="0088220B" w:rsidRDefault="0088220B" w:rsidP="006C65BB">
      <w:pPr>
        <w:pStyle w:val="UserGuider"/>
      </w:pPr>
      <w:r>
        <w:t>The system has an interface for mapping external words to a Term, with this link having several external combinations</w:t>
      </w:r>
      <w:r>
        <w:rPr>
          <w:spacing w:val="-3"/>
        </w:rPr>
        <w:t xml:space="preserve"> </w:t>
      </w:r>
      <w:r>
        <w:t>for</w:t>
      </w:r>
      <w:r>
        <w:rPr>
          <w:spacing w:val="-3"/>
        </w:rPr>
        <w:t xml:space="preserve"> </w:t>
      </w:r>
      <w:r>
        <w:t>a</w:t>
      </w:r>
      <w:r>
        <w:rPr>
          <w:spacing w:val="-3"/>
        </w:rPr>
        <w:t xml:space="preserve"> </w:t>
      </w:r>
      <w:r>
        <w:t>single</w:t>
      </w:r>
      <w:r>
        <w:rPr>
          <w:spacing w:val="-3"/>
        </w:rPr>
        <w:t xml:space="preserve"> </w:t>
      </w:r>
      <w:r>
        <w:t>Term.</w:t>
      </w:r>
      <w:r>
        <w:rPr>
          <w:spacing w:val="-3"/>
        </w:rPr>
        <w:t xml:space="preserve"> </w:t>
      </w:r>
      <w:r>
        <w:t>The</w:t>
      </w:r>
      <w:r>
        <w:rPr>
          <w:spacing w:val="-3"/>
        </w:rPr>
        <w:t xml:space="preserve"> </w:t>
      </w:r>
      <w:r>
        <w:t>system</w:t>
      </w:r>
      <w:r>
        <w:rPr>
          <w:spacing w:val="-3"/>
        </w:rPr>
        <w:t xml:space="preserve"> </w:t>
      </w:r>
      <w:r>
        <w:t>does</w:t>
      </w:r>
      <w:r>
        <w:rPr>
          <w:spacing w:val="-3"/>
        </w:rPr>
        <w:t xml:space="preserve"> </w:t>
      </w:r>
      <w:r>
        <w:t>not</w:t>
      </w:r>
      <w:r>
        <w:rPr>
          <w:spacing w:val="-3"/>
        </w:rPr>
        <w:t xml:space="preserve"> </w:t>
      </w:r>
      <w:r>
        <w:t>allow</w:t>
      </w:r>
      <w:r>
        <w:rPr>
          <w:spacing w:val="-3"/>
        </w:rPr>
        <w:t xml:space="preserve"> </w:t>
      </w:r>
      <w:r>
        <w:t>mapping</w:t>
      </w:r>
      <w:r>
        <w:rPr>
          <w:spacing w:val="-3"/>
        </w:rPr>
        <w:t xml:space="preserve"> </w:t>
      </w:r>
      <w:r>
        <w:t>the</w:t>
      </w:r>
      <w:r>
        <w:rPr>
          <w:spacing w:val="-3"/>
        </w:rPr>
        <w:t xml:space="preserve"> </w:t>
      </w:r>
      <w:r>
        <w:t>same</w:t>
      </w:r>
      <w:r>
        <w:rPr>
          <w:spacing w:val="-3"/>
        </w:rPr>
        <w:t xml:space="preserve"> </w:t>
      </w:r>
      <w:r>
        <w:t>external</w:t>
      </w:r>
      <w:r>
        <w:rPr>
          <w:spacing w:val="-3"/>
        </w:rPr>
        <w:t xml:space="preserve"> </w:t>
      </w:r>
      <w:r>
        <w:t>word</w:t>
      </w:r>
      <w:r>
        <w:rPr>
          <w:spacing w:val="-3"/>
        </w:rPr>
        <w:t xml:space="preserve"> </w:t>
      </w:r>
      <w:r>
        <w:t>to</w:t>
      </w:r>
      <w:r>
        <w:rPr>
          <w:spacing w:val="-3"/>
        </w:rPr>
        <w:t xml:space="preserve"> </w:t>
      </w:r>
      <w:r>
        <w:t>more</w:t>
      </w:r>
      <w:r>
        <w:rPr>
          <w:spacing w:val="-3"/>
        </w:rPr>
        <w:t xml:space="preserve"> </w:t>
      </w:r>
      <w:r>
        <w:t>than</w:t>
      </w:r>
      <w:r>
        <w:rPr>
          <w:spacing w:val="-3"/>
        </w:rPr>
        <w:t xml:space="preserve"> </w:t>
      </w:r>
      <w:r>
        <w:t>one</w:t>
      </w:r>
      <w:r>
        <w:rPr>
          <w:spacing w:val="-3"/>
        </w:rPr>
        <w:t xml:space="preserve"> </w:t>
      </w:r>
      <w:r>
        <w:t>Term, a process necessary to guarantee the integrity of the knowledge base.</w:t>
      </w:r>
    </w:p>
    <w:p w14:paraId="047ACD4A" w14:textId="77777777" w:rsidR="0088220B" w:rsidRDefault="0088220B" w:rsidP="006C65BB">
      <w:pPr>
        <w:pStyle w:val="UserGuider"/>
      </w:pPr>
      <w:r>
        <w:t xml:space="preserve">As described in the introduction, the purpose of </w:t>
      </w:r>
      <w:proofErr w:type="spellStart"/>
      <w:r>
        <w:t>GE.db</w:t>
      </w:r>
      <w:proofErr w:type="spellEnd"/>
      <w:r>
        <w:t xml:space="preserve"> will be to search an external record for all Terms found, correlate these Terms and maintain a frequency and origin, allowing, like </w:t>
      </w:r>
      <w:proofErr w:type="spellStart"/>
      <w:proofErr w:type="gramStart"/>
      <w:r>
        <w:t>GE.filter</w:t>
      </w:r>
      <w:proofErr w:type="spellEnd"/>
      <w:proofErr w:type="gramEnd"/>
      <w:r>
        <w:t>, to perform searches for combinations between Term in different external data sources quickly and easily.</w:t>
      </w:r>
    </w:p>
    <w:p w14:paraId="76224ABC" w14:textId="77777777" w:rsidR="0088220B" w:rsidRDefault="0088220B" w:rsidP="006C65BB">
      <w:pPr>
        <w:pStyle w:val="UserGuider"/>
      </w:pPr>
      <w:r>
        <w:t xml:space="preserve">The Term data will be stored in the </w:t>
      </w:r>
      <w:proofErr w:type="spellStart"/>
      <w:r>
        <w:t>ge_keyge</w:t>
      </w:r>
      <w:proofErr w:type="spellEnd"/>
      <w:r>
        <w:t xml:space="preserve"> table of the IGEM DB defined in the initial parameters. The available fields are:</w:t>
      </w:r>
    </w:p>
    <w:p w14:paraId="1C9A155C" w14:textId="77777777" w:rsidR="0088220B" w:rsidRDefault="0088220B" w:rsidP="006C65BB">
      <w:pPr>
        <w:pStyle w:val="UserGuider"/>
        <w:numPr>
          <w:ilvl w:val="0"/>
          <w:numId w:val="29"/>
        </w:numPr>
      </w:pPr>
      <w:r>
        <w:rPr>
          <w:i/>
        </w:rPr>
        <w:t>ID</w:t>
      </w:r>
      <w:r>
        <w:t xml:space="preserve">: </w:t>
      </w:r>
      <w:proofErr w:type="spellStart"/>
      <w:r>
        <w:t>GE.db</w:t>
      </w:r>
      <w:proofErr w:type="spellEnd"/>
      <w:r>
        <w:t xml:space="preserve"> internal </w:t>
      </w:r>
      <w:r>
        <w:rPr>
          <w:spacing w:val="-5"/>
        </w:rPr>
        <w:t>key</w:t>
      </w:r>
    </w:p>
    <w:p w14:paraId="5E321A73" w14:textId="77777777" w:rsidR="0088220B" w:rsidRDefault="0088220B" w:rsidP="006C65BB">
      <w:pPr>
        <w:pStyle w:val="UserGuider"/>
        <w:numPr>
          <w:ilvl w:val="0"/>
          <w:numId w:val="29"/>
        </w:numPr>
      </w:pPr>
      <w:r>
        <w:rPr>
          <w:i/>
        </w:rPr>
        <w:t>Term</w:t>
      </w:r>
      <w:r>
        <w:t xml:space="preserve">: Abbreviated name of the </w:t>
      </w:r>
      <w:r>
        <w:rPr>
          <w:spacing w:val="-4"/>
        </w:rPr>
        <w:t>Term</w:t>
      </w:r>
    </w:p>
    <w:p w14:paraId="432D982D" w14:textId="77777777" w:rsidR="0088220B" w:rsidRDefault="0088220B" w:rsidP="006C65BB">
      <w:pPr>
        <w:pStyle w:val="UserGuider"/>
        <w:numPr>
          <w:ilvl w:val="0"/>
          <w:numId w:val="29"/>
        </w:numPr>
      </w:pPr>
      <w:r>
        <w:rPr>
          <w:i/>
        </w:rPr>
        <w:t>Description</w:t>
      </w:r>
      <w:r>
        <w:t xml:space="preserve">: Description for identifying and consulting the </w:t>
      </w:r>
      <w:r>
        <w:rPr>
          <w:spacing w:val="-4"/>
        </w:rPr>
        <w:t>Term</w:t>
      </w:r>
    </w:p>
    <w:p w14:paraId="4733CD7D" w14:textId="77777777" w:rsidR="0088220B" w:rsidRDefault="0088220B" w:rsidP="006C65BB">
      <w:pPr>
        <w:pStyle w:val="UserGuider"/>
        <w:numPr>
          <w:ilvl w:val="0"/>
          <w:numId w:val="29"/>
        </w:numPr>
      </w:pPr>
      <w:proofErr w:type="spellStart"/>
      <w:r>
        <w:rPr>
          <w:i/>
        </w:rPr>
        <w:t>Category_id</w:t>
      </w:r>
      <w:proofErr w:type="spellEnd"/>
      <w:r>
        <w:t xml:space="preserve">: </w:t>
      </w:r>
      <w:proofErr w:type="spellStart"/>
      <w:r>
        <w:t>foreign_key</w:t>
      </w:r>
      <w:proofErr w:type="spellEnd"/>
      <w:r>
        <w:t xml:space="preserve"> from </w:t>
      </w:r>
      <w:proofErr w:type="spellStart"/>
      <w:r>
        <w:rPr>
          <w:spacing w:val="-2"/>
        </w:rPr>
        <w:t>ge_category</w:t>
      </w:r>
      <w:proofErr w:type="spellEnd"/>
    </w:p>
    <w:p w14:paraId="295F17C4" w14:textId="77777777" w:rsidR="0088220B" w:rsidRDefault="0088220B" w:rsidP="006C65BB">
      <w:pPr>
        <w:pStyle w:val="UserGuider"/>
        <w:numPr>
          <w:ilvl w:val="0"/>
          <w:numId w:val="29"/>
        </w:numPr>
      </w:pPr>
      <w:proofErr w:type="spellStart"/>
      <w:r>
        <w:rPr>
          <w:i/>
        </w:rPr>
        <w:t>Group_id</w:t>
      </w:r>
      <w:proofErr w:type="spellEnd"/>
      <w:r>
        <w:t xml:space="preserve">: </w:t>
      </w:r>
      <w:proofErr w:type="spellStart"/>
      <w:r>
        <w:t>foreign_key</w:t>
      </w:r>
      <w:proofErr w:type="spellEnd"/>
      <w:r>
        <w:t xml:space="preserve"> from </w:t>
      </w:r>
      <w:proofErr w:type="spellStart"/>
      <w:r>
        <w:rPr>
          <w:spacing w:val="-2"/>
        </w:rPr>
        <w:t>ge_group</w:t>
      </w:r>
      <w:proofErr w:type="spellEnd"/>
    </w:p>
    <w:p w14:paraId="15AA853E" w14:textId="77777777" w:rsidR="0088220B" w:rsidRDefault="0088220B" w:rsidP="006C65BB">
      <w:pPr>
        <w:pStyle w:val="UserGuider"/>
      </w:pPr>
      <w:r>
        <w:t xml:space="preserve">The inclusion of new data can be performed via the process </w:t>
      </w:r>
      <w:proofErr w:type="spellStart"/>
      <w:proofErr w:type="gramStart"/>
      <w:r>
        <w:rPr>
          <w:rFonts w:ascii="Courier New"/>
        </w:rPr>
        <w:t>db</w:t>
      </w:r>
      <w:proofErr w:type="spellEnd"/>
      <w:r>
        <w:rPr>
          <w:rFonts w:ascii="Courier New"/>
          <w:spacing w:val="-65"/>
        </w:rPr>
        <w:t xml:space="preserve"> </w:t>
      </w:r>
      <w:r>
        <w:t>.</w:t>
      </w:r>
      <w:proofErr w:type="gramEnd"/>
      <w:r>
        <w:t xml:space="preserve"> On the command </w:t>
      </w:r>
      <w:r>
        <w:rPr>
          <w:spacing w:val="-2"/>
        </w:rPr>
        <w:t>line:</w:t>
      </w:r>
    </w:p>
    <w:p w14:paraId="54FFEB91" w14:textId="77777777" w:rsidR="0088220B" w:rsidRDefault="0088220B" w:rsidP="0088220B">
      <w:pPr>
        <w:pStyle w:val="code2"/>
      </w:pPr>
      <w:r>
        <w:t xml:space="preserve">$ python manage.py </w:t>
      </w:r>
      <w:proofErr w:type="spellStart"/>
      <w:r>
        <w:t>db</w:t>
      </w:r>
      <w:proofErr w:type="spellEnd"/>
      <w:r>
        <w:t xml:space="preserve"> --</w:t>
      </w:r>
      <w:proofErr w:type="spellStart"/>
      <w:r>
        <w:t>load_data</w:t>
      </w:r>
      <w:proofErr w:type="spellEnd"/>
      <w:r>
        <w:t xml:space="preserve"> "table='term,</w:t>
      </w:r>
    </w:p>
    <w:p w14:paraId="49C64C9A" w14:textId="60D7E1D7" w:rsidR="0088220B" w:rsidRDefault="0088220B" w:rsidP="0088220B">
      <w:pPr>
        <w:pStyle w:val="code2"/>
        <w:ind w:left="1108"/>
      </w:pPr>
      <w:r>
        <w:t>p</w:t>
      </w:r>
      <w:r>
        <w:rPr>
          <w:spacing w:val="-2"/>
        </w:rPr>
        <w:t>ath='{</w:t>
      </w:r>
      <w:proofErr w:type="spellStart"/>
      <w:r>
        <w:rPr>
          <w:spacing w:val="-2"/>
        </w:rPr>
        <w:t>your_path</w:t>
      </w:r>
      <w:proofErr w:type="spellEnd"/>
      <w:r>
        <w:rPr>
          <w:spacing w:val="-2"/>
        </w:rPr>
        <w:t>}/term.csv'"</w:t>
      </w:r>
    </w:p>
    <w:p w14:paraId="577588CF" w14:textId="77777777" w:rsidR="0088220B" w:rsidRDefault="0088220B" w:rsidP="006C65BB">
      <w:pPr>
        <w:pStyle w:val="UserGuider"/>
      </w:pPr>
      <w:r>
        <w:t xml:space="preserve">Other commands and functions for manipulating master data can be found in the database management </w:t>
      </w:r>
      <w:r>
        <w:rPr>
          <w:spacing w:val="-4"/>
        </w:rPr>
        <w:t>tab.</w:t>
      </w:r>
    </w:p>
    <w:p w14:paraId="530E575F" w14:textId="77777777" w:rsidR="0088220B" w:rsidRDefault="0088220B" w:rsidP="006C65BB">
      <w:pPr>
        <w:pStyle w:val="UserGuider"/>
      </w:pPr>
      <w:r>
        <w:t xml:space="preserve">CAUTION: As </w:t>
      </w:r>
      <w:proofErr w:type="spellStart"/>
      <w:r>
        <w:t>GE.db</w:t>
      </w:r>
      <w:proofErr w:type="spellEnd"/>
      <w:r>
        <w:t xml:space="preserve"> is a correlational base with key integrity, all records linked to the deleted data will also be deleted, which includes </w:t>
      </w:r>
      <w:proofErr w:type="spellStart"/>
      <w:r>
        <w:t>TermMap</w:t>
      </w:r>
      <w:proofErr w:type="spellEnd"/>
      <w:r>
        <w:t xml:space="preserve"> </w:t>
      </w:r>
      <w:proofErr w:type="spellStart"/>
      <w:r>
        <w:t>amd</w:t>
      </w:r>
      <w:proofErr w:type="spellEnd"/>
      <w:r>
        <w:t xml:space="preserve"> </w:t>
      </w:r>
      <w:proofErr w:type="spellStart"/>
      <w:r>
        <w:t>WordMap</w:t>
      </w:r>
      <w:proofErr w:type="spellEnd"/>
      <w:r>
        <w:t xml:space="preserve"> information</w:t>
      </w:r>
    </w:p>
    <w:p w14:paraId="7B828331" w14:textId="77777777" w:rsidR="0088220B" w:rsidRDefault="0088220B" w:rsidP="006C65BB">
      <w:pPr>
        <w:pStyle w:val="UserGuider"/>
      </w:pPr>
      <w:r w:rsidRPr="0088220B">
        <w:t>As with Connector and Data Source, Group master data can also be managed via the web interface.</w:t>
      </w:r>
    </w:p>
    <w:p w14:paraId="01EB03BD" w14:textId="1FC2746B" w:rsidR="00E03C2B" w:rsidRDefault="0088220B" w:rsidP="0088220B">
      <w:pPr>
        <w:pStyle w:val="Heading3"/>
      </w:pPr>
      <w:bookmarkStart w:id="42" w:name="_Toc139042865"/>
      <w:r>
        <w:lastRenderedPageBreak/>
        <w:t>Prefix</w:t>
      </w:r>
      <w:bookmarkEnd w:id="42"/>
    </w:p>
    <w:p w14:paraId="76D4C24B" w14:textId="77777777" w:rsidR="0088220B" w:rsidRDefault="0088220B" w:rsidP="0088220B">
      <w:pPr>
        <w:pStyle w:val="BodyText"/>
        <w:spacing w:before="130" w:line="360" w:lineRule="auto"/>
        <w:ind w:left="300"/>
      </w:pPr>
      <w:r>
        <w:t xml:space="preserve">Prefixes play a fundamental role in the logic of the IGEM system for the correct identification of </w:t>
      </w:r>
      <w:proofErr w:type="spellStart"/>
      <w:proofErr w:type="gramStart"/>
      <w:r>
        <w:rPr>
          <w:spacing w:val="-2"/>
        </w:rPr>
        <w:t>ref:</w:t>
      </w:r>
      <w:r>
        <w:rPr>
          <w:i/>
          <w:spacing w:val="-2"/>
        </w:rPr>
        <w:t>Term</w:t>
      </w:r>
      <w:proofErr w:type="spellEnd"/>
      <w:proofErr w:type="gramEnd"/>
      <w:r>
        <w:rPr>
          <w:spacing w:val="-2"/>
        </w:rPr>
        <w:t>.</w:t>
      </w:r>
    </w:p>
    <w:p w14:paraId="5B2EB7F9" w14:textId="77777777" w:rsidR="0088220B" w:rsidRDefault="0088220B" w:rsidP="0088220B">
      <w:pPr>
        <w:pStyle w:val="BodyText"/>
        <w:spacing w:before="92" w:line="360" w:lineRule="auto"/>
        <w:ind w:left="300" w:right="797"/>
      </w:pPr>
      <w:r>
        <w:t xml:space="preserve">Prefixes are assigned as input structure columns by </w:t>
      </w:r>
      <w:hyperlink w:anchor="_bookmark44" w:history="1">
        <w:r>
          <w:t>Connector</w:t>
        </w:r>
      </w:hyperlink>
      <w:r>
        <w:t xml:space="preserve">. Necessary due to identification only by the code of terms mapped to </w:t>
      </w:r>
      <w:hyperlink w:anchor="_bookmark49" w:history="1">
        <w:r>
          <w:t>Term</w:t>
        </w:r>
      </w:hyperlink>
      <w:r>
        <w:t xml:space="preserve"> and that however conflict with other categories of </w:t>
      </w:r>
      <w:hyperlink w:anchor="_bookmark49" w:history="1">
        <w:r>
          <w:t>Term</w:t>
        </w:r>
      </w:hyperlink>
      <w:r>
        <w:t>.</w:t>
      </w:r>
    </w:p>
    <w:p w14:paraId="2A54A7B2" w14:textId="77777777" w:rsidR="0088220B" w:rsidRDefault="0088220B" w:rsidP="0088220B">
      <w:pPr>
        <w:pStyle w:val="BodyText"/>
        <w:spacing w:before="120" w:line="360" w:lineRule="auto"/>
        <w:ind w:left="300" w:right="797"/>
      </w:pPr>
      <w:r>
        <w:t>For</w:t>
      </w:r>
      <w:r>
        <w:rPr>
          <w:spacing w:val="14"/>
        </w:rPr>
        <w:t xml:space="preserve"> </w:t>
      </w:r>
      <w:r>
        <w:t>the</w:t>
      </w:r>
      <w:r>
        <w:rPr>
          <w:spacing w:val="14"/>
        </w:rPr>
        <w:t xml:space="preserve"> </w:t>
      </w:r>
      <w:r>
        <w:t>correct</w:t>
      </w:r>
      <w:r>
        <w:rPr>
          <w:spacing w:val="14"/>
        </w:rPr>
        <w:t xml:space="preserve"> </w:t>
      </w:r>
      <w:r>
        <w:t>identification</w:t>
      </w:r>
      <w:r>
        <w:rPr>
          <w:spacing w:val="14"/>
        </w:rPr>
        <w:t xml:space="preserve"> </w:t>
      </w:r>
      <w:r>
        <w:t>of</w:t>
      </w:r>
      <w:r>
        <w:rPr>
          <w:spacing w:val="14"/>
        </w:rPr>
        <w:t xml:space="preserve"> </w:t>
      </w:r>
      <w:r>
        <w:t>the</w:t>
      </w:r>
      <w:r>
        <w:rPr>
          <w:spacing w:val="14"/>
        </w:rPr>
        <w:t xml:space="preserve"> </w:t>
      </w:r>
      <w:hyperlink w:anchor="_bookmark49" w:history="1">
        <w:r>
          <w:t>Term</w:t>
        </w:r>
      </w:hyperlink>
      <w:r>
        <w:t>,</w:t>
      </w:r>
      <w:r>
        <w:rPr>
          <w:spacing w:val="14"/>
        </w:rPr>
        <w:t xml:space="preserve"> </w:t>
      </w:r>
      <w:r>
        <w:t>the</w:t>
      </w:r>
      <w:r>
        <w:rPr>
          <w:spacing w:val="14"/>
        </w:rPr>
        <w:t xml:space="preserve"> </w:t>
      </w:r>
      <w:r>
        <w:t>system</w:t>
      </w:r>
      <w:r>
        <w:rPr>
          <w:spacing w:val="14"/>
        </w:rPr>
        <w:t xml:space="preserve"> </w:t>
      </w:r>
      <w:r>
        <w:t>will</w:t>
      </w:r>
      <w:r>
        <w:rPr>
          <w:spacing w:val="14"/>
        </w:rPr>
        <w:t xml:space="preserve"> </w:t>
      </w:r>
      <w:r>
        <w:t>add</w:t>
      </w:r>
      <w:r>
        <w:rPr>
          <w:spacing w:val="14"/>
        </w:rPr>
        <w:t xml:space="preserve"> </w:t>
      </w:r>
      <w:r>
        <w:t>a</w:t>
      </w:r>
      <w:r>
        <w:rPr>
          <w:spacing w:val="14"/>
        </w:rPr>
        <w:t xml:space="preserve"> </w:t>
      </w:r>
      <w:r>
        <w:t>prefix</w:t>
      </w:r>
      <w:r>
        <w:rPr>
          <w:spacing w:val="14"/>
        </w:rPr>
        <w:t xml:space="preserve"> </w:t>
      </w:r>
      <w:r>
        <w:t>to</w:t>
      </w:r>
      <w:r>
        <w:rPr>
          <w:spacing w:val="14"/>
        </w:rPr>
        <w:t xml:space="preserve"> </w:t>
      </w:r>
      <w:r>
        <w:t>the</w:t>
      </w:r>
      <w:r>
        <w:rPr>
          <w:spacing w:val="14"/>
        </w:rPr>
        <w:t xml:space="preserve"> </w:t>
      </w:r>
      <w:r>
        <w:t>code</w:t>
      </w:r>
      <w:r>
        <w:rPr>
          <w:spacing w:val="14"/>
        </w:rPr>
        <w:t xml:space="preserve"> </w:t>
      </w:r>
      <w:r>
        <w:t>located</w:t>
      </w:r>
      <w:r>
        <w:rPr>
          <w:spacing w:val="14"/>
        </w:rPr>
        <w:t xml:space="preserve"> </w:t>
      </w:r>
      <w:r>
        <w:t>in</w:t>
      </w:r>
      <w:r>
        <w:rPr>
          <w:spacing w:val="14"/>
        </w:rPr>
        <w:t xml:space="preserve"> </w:t>
      </w:r>
      <w:r>
        <w:t>the</w:t>
      </w:r>
      <w:r>
        <w:rPr>
          <w:spacing w:val="14"/>
        </w:rPr>
        <w:t xml:space="preserve"> </w:t>
      </w:r>
      <w:r>
        <w:t>source</w:t>
      </w:r>
      <w:r>
        <w:rPr>
          <w:spacing w:val="14"/>
        </w:rPr>
        <w:t xml:space="preserve"> </w:t>
      </w:r>
      <w:r>
        <w:t>Connector before MAPREDUCE processing.</w:t>
      </w:r>
    </w:p>
    <w:p w14:paraId="0CB22225" w14:textId="77777777" w:rsidR="0088220B" w:rsidRDefault="0088220B" w:rsidP="0088220B">
      <w:pPr>
        <w:pStyle w:val="BodyText"/>
        <w:spacing w:before="121" w:line="360" w:lineRule="auto"/>
        <w:ind w:left="300" w:right="797"/>
      </w:pPr>
      <w:r>
        <w:t>Keeping</w:t>
      </w:r>
      <w:r>
        <w:rPr>
          <w:spacing w:val="-1"/>
        </w:rPr>
        <w:t xml:space="preserve"> </w:t>
      </w:r>
      <w:r>
        <w:t>without</w:t>
      </w:r>
      <w:r>
        <w:rPr>
          <w:spacing w:val="-1"/>
        </w:rPr>
        <w:t xml:space="preserve"> </w:t>
      </w:r>
      <w:r>
        <w:t>a</w:t>
      </w:r>
      <w:r>
        <w:rPr>
          <w:spacing w:val="-1"/>
        </w:rPr>
        <w:t xml:space="preserve"> </w:t>
      </w:r>
      <w:r>
        <w:t>record</w:t>
      </w:r>
      <w:r>
        <w:rPr>
          <w:spacing w:val="-1"/>
        </w:rPr>
        <w:t xml:space="preserve"> </w:t>
      </w:r>
      <w:r>
        <w:t>in</w:t>
      </w:r>
      <w:r>
        <w:rPr>
          <w:spacing w:val="-1"/>
        </w:rPr>
        <w:t xml:space="preserve"> </w:t>
      </w:r>
      <w:r>
        <w:t>none,</w:t>
      </w:r>
      <w:r>
        <w:rPr>
          <w:spacing w:val="-1"/>
        </w:rPr>
        <w:t xml:space="preserve"> </w:t>
      </w:r>
      <w:r>
        <w:t>it</w:t>
      </w:r>
      <w:r>
        <w:rPr>
          <w:spacing w:val="-1"/>
        </w:rPr>
        <w:t xml:space="preserve"> </w:t>
      </w:r>
      <w:r>
        <w:t>is</w:t>
      </w:r>
      <w:r>
        <w:rPr>
          <w:spacing w:val="-1"/>
        </w:rPr>
        <w:t xml:space="preserve"> </w:t>
      </w:r>
      <w:r>
        <w:t>important</w:t>
      </w:r>
      <w:r>
        <w:rPr>
          <w:spacing w:val="-1"/>
        </w:rPr>
        <w:t xml:space="preserve"> </w:t>
      </w:r>
      <w:r>
        <w:t>that</w:t>
      </w:r>
      <w:r>
        <w:rPr>
          <w:spacing w:val="-1"/>
        </w:rPr>
        <w:t xml:space="preserve"> </w:t>
      </w:r>
      <w:r>
        <w:t>the</w:t>
      </w:r>
      <w:r>
        <w:rPr>
          <w:spacing w:val="-1"/>
        </w:rPr>
        <w:t xml:space="preserve"> </w:t>
      </w:r>
      <w:r>
        <w:t>record</w:t>
      </w:r>
      <w:r>
        <w:rPr>
          <w:spacing w:val="-1"/>
        </w:rPr>
        <w:t xml:space="preserve"> </w:t>
      </w:r>
      <w:r>
        <w:t>is</w:t>
      </w:r>
      <w:r>
        <w:rPr>
          <w:spacing w:val="-1"/>
        </w:rPr>
        <w:t xml:space="preserve"> </w:t>
      </w:r>
      <w:r>
        <w:t>used</w:t>
      </w:r>
      <w:r>
        <w:rPr>
          <w:spacing w:val="-1"/>
        </w:rPr>
        <w:t xml:space="preserve"> </w:t>
      </w:r>
      <w:r>
        <w:t>during</w:t>
      </w:r>
      <w:r>
        <w:rPr>
          <w:spacing w:val="-1"/>
        </w:rPr>
        <w:t xml:space="preserve"> </w:t>
      </w:r>
      <w:r>
        <w:t>the</w:t>
      </w:r>
      <w:r>
        <w:rPr>
          <w:spacing w:val="-1"/>
        </w:rPr>
        <w:t xml:space="preserve"> </w:t>
      </w:r>
      <w:r>
        <w:t>IGEM</w:t>
      </w:r>
      <w:r>
        <w:rPr>
          <w:spacing w:val="-1"/>
        </w:rPr>
        <w:t xml:space="preserve"> </w:t>
      </w:r>
      <w:r>
        <w:t>ETL</w:t>
      </w:r>
      <w:r>
        <w:rPr>
          <w:spacing w:val="-1"/>
        </w:rPr>
        <w:t xml:space="preserve"> </w:t>
      </w:r>
      <w:r>
        <w:t>where</w:t>
      </w:r>
      <w:r>
        <w:rPr>
          <w:spacing w:val="-1"/>
        </w:rPr>
        <w:t xml:space="preserve"> </w:t>
      </w:r>
      <w:r>
        <w:t>additional</w:t>
      </w:r>
      <w:r>
        <w:rPr>
          <w:spacing w:val="-1"/>
        </w:rPr>
        <w:t xml:space="preserve"> </w:t>
      </w:r>
      <w:r>
        <w:t>cases from prefix to source code do not occur.</w:t>
      </w:r>
    </w:p>
    <w:p w14:paraId="28D4AE0C" w14:textId="77777777" w:rsidR="0088220B" w:rsidRDefault="0088220B" w:rsidP="0088220B">
      <w:pPr>
        <w:pStyle w:val="BodyText"/>
        <w:spacing w:before="120" w:line="360" w:lineRule="auto"/>
        <w:ind w:left="300" w:right="797"/>
      </w:pPr>
      <w:r>
        <w:t>The</w:t>
      </w:r>
      <w:r>
        <w:rPr>
          <w:spacing w:val="37"/>
        </w:rPr>
        <w:t xml:space="preserve"> </w:t>
      </w:r>
      <w:r>
        <w:t>Prefix</w:t>
      </w:r>
      <w:r>
        <w:rPr>
          <w:spacing w:val="37"/>
        </w:rPr>
        <w:t xml:space="preserve"> </w:t>
      </w:r>
      <w:r>
        <w:t>data</w:t>
      </w:r>
      <w:r>
        <w:rPr>
          <w:spacing w:val="37"/>
        </w:rPr>
        <w:t xml:space="preserve"> </w:t>
      </w:r>
      <w:r>
        <w:t>will</w:t>
      </w:r>
      <w:r>
        <w:rPr>
          <w:spacing w:val="37"/>
        </w:rPr>
        <w:t xml:space="preserve"> </w:t>
      </w:r>
      <w:r>
        <w:t>be</w:t>
      </w:r>
      <w:r>
        <w:rPr>
          <w:spacing w:val="37"/>
        </w:rPr>
        <w:t xml:space="preserve"> </w:t>
      </w:r>
      <w:r>
        <w:t>stored</w:t>
      </w:r>
      <w:r>
        <w:rPr>
          <w:spacing w:val="37"/>
        </w:rPr>
        <w:t xml:space="preserve"> </w:t>
      </w:r>
      <w:r>
        <w:t>in</w:t>
      </w:r>
      <w:r>
        <w:rPr>
          <w:spacing w:val="37"/>
        </w:rPr>
        <w:t xml:space="preserve"> </w:t>
      </w:r>
      <w:r>
        <w:t>the</w:t>
      </w:r>
      <w:r>
        <w:rPr>
          <w:spacing w:val="37"/>
        </w:rPr>
        <w:t xml:space="preserve"> </w:t>
      </w:r>
      <w:proofErr w:type="spellStart"/>
      <w:r>
        <w:t>ge_prefixopc</w:t>
      </w:r>
      <w:proofErr w:type="spellEnd"/>
      <w:r>
        <w:rPr>
          <w:spacing w:val="37"/>
        </w:rPr>
        <w:t xml:space="preserve"> </w:t>
      </w:r>
      <w:r>
        <w:t>table</w:t>
      </w:r>
      <w:r>
        <w:rPr>
          <w:spacing w:val="37"/>
        </w:rPr>
        <w:t xml:space="preserve"> </w:t>
      </w:r>
      <w:r>
        <w:t>of</w:t>
      </w:r>
      <w:r>
        <w:rPr>
          <w:spacing w:val="37"/>
        </w:rPr>
        <w:t xml:space="preserve"> </w:t>
      </w:r>
      <w:r>
        <w:t>the</w:t>
      </w:r>
      <w:r>
        <w:rPr>
          <w:spacing w:val="37"/>
        </w:rPr>
        <w:t xml:space="preserve"> </w:t>
      </w:r>
      <w:r>
        <w:t>IGEM</w:t>
      </w:r>
      <w:r>
        <w:rPr>
          <w:spacing w:val="37"/>
        </w:rPr>
        <w:t xml:space="preserve"> </w:t>
      </w:r>
      <w:r>
        <w:t>DB</w:t>
      </w:r>
      <w:r>
        <w:rPr>
          <w:spacing w:val="37"/>
        </w:rPr>
        <w:t xml:space="preserve"> </w:t>
      </w:r>
      <w:r>
        <w:t>defined</w:t>
      </w:r>
      <w:r>
        <w:rPr>
          <w:spacing w:val="37"/>
        </w:rPr>
        <w:t xml:space="preserve"> </w:t>
      </w:r>
      <w:r>
        <w:t>in</w:t>
      </w:r>
      <w:r>
        <w:rPr>
          <w:spacing w:val="37"/>
        </w:rPr>
        <w:t xml:space="preserve"> </w:t>
      </w:r>
      <w:r>
        <w:t>the</w:t>
      </w:r>
      <w:r>
        <w:rPr>
          <w:spacing w:val="37"/>
        </w:rPr>
        <w:t xml:space="preserve"> </w:t>
      </w:r>
      <w:r>
        <w:t>initial</w:t>
      </w:r>
      <w:r>
        <w:rPr>
          <w:spacing w:val="37"/>
        </w:rPr>
        <w:t xml:space="preserve"> </w:t>
      </w:r>
      <w:r>
        <w:t>parameters.</w:t>
      </w:r>
      <w:r>
        <w:rPr>
          <w:spacing w:val="37"/>
        </w:rPr>
        <w:t xml:space="preserve"> </w:t>
      </w:r>
      <w:r>
        <w:t>The available fields are:</w:t>
      </w:r>
    </w:p>
    <w:p w14:paraId="0225DC94" w14:textId="77777777" w:rsidR="0088220B" w:rsidRDefault="0088220B" w:rsidP="0088220B">
      <w:pPr>
        <w:pStyle w:val="ListParagraph"/>
        <w:numPr>
          <w:ilvl w:val="0"/>
          <w:numId w:val="15"/>
        </w:numPr>
        <w:tabs>
          <w:tab w:val="left" w:pos="1159"/>
        </w:tabs>
        <w:spacing w:before="1" w:line="360" w:lineRule="auto"/>
        <w:ind w:left="1159" w:hanging="179"/>
        <w:rPr>
          <w:sz w:val="20"/>
        </w:rPr>
      </w:pPr>
      <w:proofErr w:type="spellStart"/>
      <w:r>
        <w:rPr>
          <w:i/>
          <w:sz w:val="20"/>
        </w:rPr>
        <w:t>pre_value</w:t>
      </w:r>
      <w:proofErr w:type="spellEnd"/>
      <w:r>
        <w:rPr>
          <w:sz w:val="20"/>
        </w:rPr>
        <w:t xml:space="preserve">: prefix </w:t>
      </w:r>
      <w:r>
        <w:rPr>
          <w:spacing w:val="-4"/>
          <w:sz w:val="20"/>
        </w:rPr>
        <w:t>name</w:t>
      </w:r>
    </w:p>
    <w:p w14:paraId="018BC18F" w14:textId="77777777" w:rsidR="0088220B" w:rsidRDefault="0088220B" w:rsidP="0088220B">
      <w:pPr>
        <w:pStyle w:val="BodyText"/>
        <w:spacing w:before="50" w:line="360" w:lineRule="auto"/>
        <w:ind w:left="300"/>
      </w:pPr>
      <w:r>
        <w:t xml:space="preserve">The inclusion of new data can be performed via the process </w:t>
      </w:r>
      <w:proofErr w:type="spellStart"/>
      <w:proofErr w:type="gramStart"/>
      <w:r>
        <w:rPr>
          <w:rFonts w:ascii="Courier New"/>
        </w:rPr>
        <w:t>db</w:t>
      </w:r>
      <w:proofErr w:type="spellEnd"/>
      <w:r>
        <w:rPr>
          <w:rFonts w:ascii="Courier New"/>
          <w:spacing w:val="-65"/>
        </w:rPr>
        <w:t xml:space="preserve"> </w:t>
      </w:r>
      <w:r>
        <w:t>.</w:t>
      </w:r>
      <w:proofErr w:type="gramEnd"/>
      <w:r>
        <w:t xml:space="preserve"> On the command </w:t>
      </w:r>
      <w:r>
        <w:rPr>
          <w:spacing w:val="-2"/>
        </w:rPr>
        <w:t>line:</w:t>
      </w:r>
    </w:p>
    <w:p w14:paraId="25E2A61C" w14:textId="77777777" w:rsidR="0088220B" w:rsidRDefault="0088220B" w:rsidP="0088220B">
      <w:pPr>
        <w:pStyle w:val="code2"/>
      </w:pPr>
      <w:r>
        <w:t xml:space="preserve">$ python manage.py </w:t>
      </w:r>
      <w:proofErr w:type="spellStart"/>
      <w:r>
        <w:t>db</w:t>
      </w:r>
      <w:proofErr w:type="spellEnd"/>
      <w:r>
        <w:t xml:space="preserve"> --</w:t>
      </w:r>
      <w:proofErr w:type="spellStart"/>
      <w:r>
        <w:t>load_data</w:t>
      </w:r>
      <w:proofErr w:type="spellEnd"/>
      <w:r>
        <w:t xml:space="preserve"> "table='term, </w:t>
      </w:r>
    </w:p>
    <w:p w14:paraId="698D295F" w14:textId="659BD260" w:rsidR="0088220B" w:rsidRDefault="0088220B" w:rsidP="0088220B">
      <w:pPr>
        <w:pStyle w:val="code2"/>
        <w:ind w:left="1108"/>
      </w:pPr>
      <w:r>
        <w:rPr>
          <w:spacing w:val="-2"/>
        </w:rPr>
        <w:t>path='{</w:t>
      </w:r>
      <w:proofErr w:type="spellStart"/>
      <w:r>
        <w:rPr>
          <w:spacing w:val="-2"/>
        </w:rPr>
        <w:t>your_path</w:t>
      </w:r>
      <w:proofErr w:type="spellEnd"/>
      <w:r>
        <w:rPr>
          <w:spacing w:val="-2"/>
        </w:rPr>
        <w:t>}/term.csv'"</w:t>
      </w:r>
    </w:p>
    <w:p w14:paraId="6779089B" w14:textId="77777777" w:rsidR="0088220B" w:rsidRDefault="0088220B" w:rsidP="0088220B">
      <w:pPr>
        <w:pStyle w:val="BodyText"/>
        <w:spacing w:before="158" w:line="360" w:lineRule="auto"/>
        <w:ind w:left="300"/>
      </w:pPr>
      <w:r>
        <w:t xml:space="preserve">Other commands and functions for manipulating master data can be found in the database management </w:t>
      </w:r>
      <w:r>
        <w:rPr>
          <w:spacing w:val="-4"/>
        </w:rPr>
        <w:t>tab.</w:t>
      </w:r>
    </w:p>
    <w:p w14:paraId="294C0D02" w14:textId="7CB287F1" w:rsidR="0088220B" w:rsidRDefault="0088220B" w:rsidP="0088220B">
      <w:pPr>
        <w:pStyle w:val="BodyText"/>
        <w:spacing w:before="125" w:line="360" w:lineRule="auto"/>
        <w:ind w:left="300" w:right="797"/>
      </w:pPr>
      <w:r>
        <w:t>CAUTION:</w:t>
      </w:r>
      <w:r>
        <w:rPr>
          <w:spacing w:val="26"/>
        </w:rPr>
        <w:t xml:space="preserve"> </w:t>
      </w:r>
      <w:r>
        <w:t>As</w:t>
      </w:r>
      <w:r>
        <w:rPr>
          <w:spacing w:val="26"/>
        </w:rPr>
        <w:t xml:space="preserve"> </w:t>
      </w:r>
      <w:proofErr w:type="spellStart"/>
      <w:r>
        <w:t>GE.db</w:t>
      </w:r>
      <w:proofErr w:type="spellEnd"/>
      <w:r>
        <w:rPr>
          <w:spacing w:val="26"/>
        </w:rPr>
        <w:t xml:space="preserve"> </w:t>
      </w:r>
      <w:r>
        <w:t>is</w:t>
      </w:r>
      <w:r>
        <w:rPr>
          <w:spacing w:val="26"/>
        </w:rPr>
        <w:t xml:space="preserve"> </w:t>
      </w:r>
      <w:r>
        <w:t>a</w:t>
      </w:r>
      <w:r>
        <w:rPr>
          <w:spacing w:val="26"/>
        </w:rPr>
        <w:t xml:space="preserve"> </w:t>
      </w:r>
      <w:r>
        <w:t>correlational</w:t>
      </w:r>
      <w:r>
        <w:rPr>
          <w:spacing w:val="26"/>
        </w:rPr>
        <w:t xml:space="preserve"> </w:t>
      </w:r>
      <w:r>
        <w:t>base</w:t>
      </w:r>
      <w:r>
        <w:rPr>
          <w:spacing w:val="26"/>
        </w:rPr>
        <w:t xml:space="preserve"> </w:t>
      </w:r>
      <w:r>
        <w:t>with</w:t>
      </w:r>
      <w:r>
        <w:rPr>
          <w:spacing w:val="26"/>
        </w:rPr>
        <w:t xml:space="preserve"> </w:t>
      </w:r>
      <w:r>
        <w:t>key</w:t>
      </w:r>
      <w:r>
        <w:rPr>
          <w:spacing w:val="26"/>
        </w:rPr>
        <w:t xml:space="preserve"> </w:t>
      </w:r>
      <w:r>
        <w:t>integrity,</w:t>
      </w:r>
      <w:r>
        <w:rPr>
          <w:spacing w:val="26"/>
        </w:rPr>
        <w:t xml:space="preserve"> </w:t>
      </w:r>
      <w:r>
        <w:t>all</w:t>
      </w:r>
      <w:r>
        <w:rPr>
          <w:spacing w:val="26"/>
        </w:rPr>
        <w:t xml:space="preserve"> </w:t>
      </w:r>
      <w:r>
        <w:t>records</w:t>
      </w:r>
      <w:r>
        <w:rPr>
          <w:spacing w:val="26"/>
        </w:rPr>
        <w:t xml:space="preserve"> </w:t>
      </w:r>
      <w:r>
        <w:t>linked</w:t>
      </w:r>
      <w:r>
        <w:rPr>
          <w:spacing w:val="26"/>
        </w:rPr>
        <w:t xml:space="preserve"> </w:t>
      </w:r>
      <w:r>
        <w:t>to</w:t>
      </w:r>
      <w:r>
        <w:rPr>
          <w:spacing w:val="26"/>
        </w:rPr>
        <w:t xml:space="preserve"> </w:t>
      </w:r>
      <w:r>
        <w:t>the</w:t>
      </w:r>
      <w:r>
        <w:rPr>
          <w:spacing w:val="26"/>
        </w:rPr>
        <w:t xml:space="preserve"> </w:t>
      </w:r>
      <w:r>
        <w:t>deleted</w:t>
      </w:r>
      <w:r>
        <w:rPr>
          <w:spacing w:val="26"/>
        </w:rPr>
        <w:t xml:space="preserve"> </w:t>
      </w:r>
      <w:r>
        <w:t>data</w:t>
      </w:r>
      <w:r>
        <w:rPr>
          <w:spacing w:val="26"/>
        </w:rPr>
        <w:t xml:space="preserve"> </w:t>
      </w:r>
      <w:r>
        <w:t>will</w:t>
      </w:r>
      <w:r>
        <w:rPr>
          <w:spacing w:val="26"/>
        </w:rPr>
        <w:t xml:space="preserve"> </w:t>
      </w:r>
      <w:r>
        <w:t>also</w:t>
      </w:r>
      <w:r>
        <w:rPr>
          <w:spacing w:val="26"/>
        </w:rPr>
        <w:t xml:space="preserve"> </w:t>
      </w:r>
      <w:r>
        <w:t>be deleted, which includes Connector columns rules.</w:t>
      </w:r>
    </w:p>
    <w:p w14:paraId="33F2B3A0" w14:textId="77777777" w:rsidR="0088220B" w:rsidRDefault="0088220B" w:rsidP="006C65BB">
      <w:pPr>
        <w:pStyle w:val="UserGuider"/>
      </w:pPr>
      <w:r w:rsidRPr="0088220B">
        <w:t>As with Connector and Data Source, Group master data can also be managed via the web interface.</w:t>
      </w:r>
    </w:p>
    <w:p w14:paraId="3009BA90" w14:textId="77777777" w:rsidR="0088220B" w:rsidRPr="0088220B" w:rsidRDefault="0088220B" w:rsidP="0088220B"/>
    <w:p w14:paraId="7A96F507" w14:textId="433B6B3F" w:rsidR="00564686" w:rsidRDefault="00564686" w:rsidP="00564686">
      <w:pPr>
        <w:pStyle w:val="Heading3"/>
      </w:pPr>
      <w:bookmarkStart w:id="43" w:name="_Toc139042866"/>
      <w:r w:rsidRPr="00564686">
        <w:t>Word-Term</w:t>
      </w:r>
      <w:bookmarkEnd w:id="43"/>
    </w:p>
    <w:p w14:paraId="3F144889" w14:textId="77777777" w:rsidR="0088220B" w:rsidRDefault="0088220B" w:rsidP="006C65BB">
      <w:pPr>
        <w:pStyle w:val="UserGuider"/>
      </w:pPr>
      <w:r>
        <w:t xml:space="preserve">The </w:t>
      </w:r>
      <w:proofErr w:type="spellStart"/>
      <w:r>
        <w:t>WordTerm</w:t>
      </w:r>
      <w:proofErr w:type="spellEnd"/>
      <w:r>
        <w:t xml:space="preserve"> data will be stored in the </w:t>
      </w:r>
      <w:proofErr w:type="spellStart"/>
      <w:r>
        <w:t>ge_WordTerm</w:t>
      </w:r>
      <w:proofErr w:type="spellEnd"/>
      <w:r>
        <w:t xml:space="preserve"> table of the IGEM DB defined in the initial parameters. The available fields are:</w:t>
      </w:r>
    </w:p>
    <w:p w14:paraId="082F7A54" w14:textId="77777777" w:rsidR="0088220B" w:rsidRDefault="0088220B" w:rsidP="006C65BB">
      <w:pPr>
        <w:pStyle w:val="UserGuider"/>
      </w:pPr>
      <w:r>
        <w:rPr>
          <w:i/>
        </w:rPr>
        <w:t>word</w:t>
      </w:r>
      <w:r>
        <w:t xml:space="preserve">: The word or set of words that convert to Term </w:t>
      </w:r>
      <w:r>
        <w:rPr>
          <w:spacing w:val="-2"/>
        </w:rPr>
        <w:t>(unique)</w:t>
      </w:r>
    </w:p>
    <w:p w14:paraId="207491BA" w14:textId="77777777" w:rsidR="0088220B" w:rsidRDefault="0088220B" w:rsidP="006C65BB">
      <w:pPr>
        <w:pStyle w:val="UserGuider"/>
      </w:pPr>
      <w:proofErr w:type="spellStart"/>
      <w:r>
        <w:rPr>
          <w:i/>
        </w:rPr>
        <w:t>term_id</w:t>
      </w:r>
      <w:proofErr w:type="spellEnd"/>
      <w:r>
        <w:t xml:space="preserve">: </w:t>
      </w:r>
      <w:proofErr w:type="spellStart"/>
      <w:r>
        <w:t>foreign_key</w:t>
      </w:r>
      <w:proofErr w:type="spellEnd"/>
      <w:r>
        <w:t xml:space="preserve"> to </w:t>
      </w:r>
      <w:proofErr w:type="spellStart"/>
      <w:r>
        <w:t>ge_Term</w:t>
      </w:r>
      <w:proofErr w:type="spellEnd"/>
      <w:r>
        <w:t xml:space="preserve"> that link word with one </w:t>
      </w:r>
      <w:r>
        <w:rPr>
          <w:spacing w:val="-4"/>
        </w:rPr>
        <w:t>Term</w:t>
      </w:r>
    </w:p>
    <w:p w14:paraId="330762AA" w14:textId="77777777" w:rsidR="0088220B" w:rsidRDefault="0088220B" w:rsidP="006C65BB">
      <w:pPr>
        <w:pStyle w:val="UserGuider"/>
      </w:pPr>
      <w:r>
        <w:rPr>
          <w:i/>
        </w:rPr>
        <w:t>commute</w:t>
      </w:r>
      <w:r>
        <w:t>:</w:t>
      </w:r>
      <w:r>
        <w:rPr>
          <w:spacing w:val="17"/>
        </w:rPr>
        <w:t xml:space="preserve"> </w:t>
      </w:r>
      <w:r>
        <w:t>Flag</w:t>
      </w:r>
      <w:r>
        <w:rPr>
          <w:spacing w:val="17"/>
        </w:rPr>
        <w:t xml:space="preserve"> </w:t>
      </w:r>
      <w:r>
        <w:t>used</w:t>
      </w:r>
      <w:r>
        <w:rPr>
          <w:spacing w:val="17"/>
        </w:rPr>
        <w:t xml:space="preserve"> </w:t>
      </w:r>
      <w:r>
        <w:t>to</w:t>
      </w:r>
      <w:r>
        <w:rPr>
          <w:spacing w:val="17"/>
        </w:rPr>
        <w:t xml:space="preserve"> </w:t>
      </w:r>
      <w:r>
        <w:t>convert.</w:t>
      </w:r>
      <w:r>
        <w:rPr>
          <w:spacing w:val="17"/>
        </w:rPr>
        <w:t xml:space="preserve"> </w:t>
      </w:r>
      <w:r>
        <w:t>If</w:t>
      </w:r>
      <w:r>
        <w:rPr>
          <w:spacing w:val="17"/>
        </w:rPr>
        <w:t xml:space="preserve"> </w:t>
      </w:r>
      <w:r>
        <w:t>it</w:t>
      </w:r>
      <w:r>
        <w:rPr>
          <w:spacing w:val="17"/>
        </w:rPr>
        <w:t xml:space="preserve"> </w:t>
      </w:r>
      <w:r>
        <w:t>is</w:t>
      </w:r>
      <w:r>
        <w:rPr>
          <w:spacing w:val="17"/>
        </w:rPr>
        <w:t xml:space="preserve"> </w:t>
      </w:r>
      <w:r>
        <w:t>the</w:t>
      </w:r>
      <w:r>
        <w:rPr>
          <w:spacing w:val="17"/>
        </w:rPr>
        <w:t xml:space="preserve"> </w:t>
      </w:r>
      <w:r>
        <w:t>same</w:t>
      </w:r>
      <w:r>
        <w:rPr>
          <w:spacing w:val="17"/>
        </w:rPr>
        <w:t xml:space="preserve"> </w:t>
      </w:r>
      <w:r>
        <w:t>criterion</w:t>
      </w:r>
      <w:r>
        <w:rPr>
          <w:spacing w:val="17"/>
        </w:rPr>
        <w:t xml:space="preserve"> </w:t>
      </w:r>
      <w:r>
        <w:t>between</w:t>
      </w:r>
      <w:r>
        <w:rPr>
          <w:spacing w:val="17"/>
        </w:rPr>
        <w:t xml:space="preserve"> </w:t>
      </w:r>
      <w:r>
        <w:t>Term</w:t>
      </w:r>
      <w:r>
        <w:rPr>
          <w:spacing w:val="17"/>
        </w:rPr>
        <w:t xml:space="preserve"> </w:t>
      </w:r>
      <w:r>
        <w:t>and</w:t>
      </w:r>
      <w:r>
        <w:rPr>
          <w:spacing w:val="17"/>
        </w:rPr>
        <w:t xml:space="preserve"> </w:t>
      </w:r>
      <w:r>
        <w:t>WORD,</w:t>
      </w:r>
      <w:r>
        <w:rPr>
          <w:spacing w:val="17"/>
        </w:rPr>
        <w:t xml:space="preserve"> </w:t>
      </w:r>
      <w:r>
        <w:t>disable</w:t>
      </w:r>
      <w:r>
        <w:rPr>
          <w:spacing w:val="17"/>
        </w:rPr>
        <w:t xml:space="preserve"> </w:t>
      </w:r>
      <w:r>
        <w:t>this</w:t>
      </w:r>
      <w:r>
        <w:rPr>
          <w:spacing w:val="17"/>
        </w:rPr>
        <w:t xml:space="preserve"> </w:t>
      </w:r>
      <w:r>
        <w:t>flag</w:t>
      </w:r>
      <w:r>
        <w:rPr>
          <w:spacing w:val="17"/>
        </w:rPr>
        <w:t xml:space="preserve"> </w:t>
      </w:r>
      <w:r>
        <w:t>to reduce memory consumption during the ETL process.</w:t>
      </w:r>
    </w:p>
    <w:p w14:paraId="3D60E248" w14:textId="77777777" w:rsidR="0088220B" w:rsidRPr="003A5D9D" w:rsidRDefault="0088220B" w:rsidP="006C65BB">
      <w:pPr>
        <w:pStyle w:val="UserGuider"/>
      </w:pPr>
      <w:r>
        <w:rPr>
          <w:i/>
        </w:rPr>
        <w:t>status</w:t>
      </w:r>
      <w:r>
        <w:t xml:space="preserve">: Flag to activate the </w:t>
      </w:r>
      <w:r>
        <w:rPr>
          <w:spacing w:val="-2"/>
        </w:rPr>
        <w:t>relationship</w:t>
      </w:r>
    </w:p>
    <w:p w14:paraId="4CF79983" w14:textId="77777777" w:rsidR="0088220B" w:rsidRDefault="0088220B" w:rsidP="006C65BB">
      <w:pPr>
        <w:pStyle w:val="UserGuider"/>
      </w:pPr>
      <w:r>
        <w:t xml:space="preserve">The inclusion of new data can be performed via the process </w:t>
      </w:r>
      <w:proofErr w:type="spellStart"/>
      <w:proofErr w:type="gramStart"/>
      <w:r>
        <w:rPr>
          <w:rFonts w:ascii="Courier New"/>
        </w:rPr>
        <w:t>db</w:t>
      </w:r>
      <w:proofErr w:type="spellEnd"/>
      <w:r>
        <w:rPr>
          <w:rFonts w:ascii="Courier New"/>
          <w:spacing w:val="-65"/>
        </w:rPr>
        <w:t xml:space="preserve"> </w:t>
      </w:r>
      <w:r>
        <w:t>.</w:t>
      </w:r>
      <w:proofErr w:type="gramEnd"/>
      <w:r>
        <w:t xml:space="preserve"> On the command </w:t>
      </w:r>
      <w:r>
        <w:rPr>
          <w:spacing w:val="-2"/>
        </w:rPr>
        <w:t>line:</w:t>
      </w:r>
    </w:p>
    <w:p w14:paraId="5376E291" w14:textId="77777777" w:rsidR="0088220B" w:rsidRDefault="0088220B" w:rsidP="0088220B">
      <w:pPr>
        <w:pStyle w:val="code2"/>
      </w:pPr>
      <w:r>
        <w:lastRenderedPageBreak/>
        <w:t xml:space="preserve">$ python manage.py </w:t>
      </w:r>
      <w:proofErr w:type="spellStart"/>
      <w:r>
        <w:t>db</w:t>
      </w:r>
      <w:proofErr w:type="spellEnd"/>
      <w:r>
        <w:t xml:space="preserve"> --</w:t>
      </w:r>
      <w:proofErr w:type="spellStart"/>
      <w:r>
        <w:t>load_data</w:t>
      </w:r>
      <w:proofErr w:type="spellEnd"/>
      <w:r>
        <w:t xml:space="preserve"> "table='term', </w:t>
      </w:r>
    </w:p>
    <w:p w14:paraId="0140D0C8" w14:textId="2E9634DE" w:rsidR="0088220B" w:rsidRDefault="0088220B" w:rsidP="0088220B">
      <w:pPr>
        <w:pStyle w:val="code2"/>
        <w:ind w:left="1108"/>
      </w:pPr>
      <w:r>
        <w:t>path='{</w:t>
      </w:r>
      <w:proofErr w:type="spellStart"/>
      <w:r>
        <w:t>your_path</w:t>
      </w:r>
      <w:proofErr w:type="spellEnd"/>
      <w:r>
        <w:t xml:space="preserve">}/term.csv'" </w:t>
      </w:r>
    </w:p>
    <w:p w14:paraId="598E31AB" w14:textId="00E1C71D" w:rsidR="0088220B" w:rsidRDefault="0088220B" w:rsidP="006C65BB">
      <w:pPr>
        <w:pStyle w:val="UserGuider"/>
      </w:pPr>
      <w:r>
        <w:t>Other</w:t>
      </w:r>
      <w:r>
        <w:rPr>
          <w:spacing w:val="-3"/>
        </w:rPr>
        <w:t xml:space="preserve"> </w:t>
      </w:r>
      <w:r>
        <w:t>commands</w:t>
      </w:r>
      <w:r>
        <w:rPr>
          <w:spacing w:val="-3"/>
        </w:rPr>
        <w:t xml:space="preserve"> </w:t>
      </w:r>
      <w:r>
        <w:t>and</w:t>
      </w:r>
      <w:r>
        <w:rPr>
          <w:spacing w:val="-3"/>
        </w:rPr>
        <w:t xml:space="preserve"> </w:t>
      </w:r>
      <w:r>
        <w:t>functions</w:t>
      </w:r>
      <w:r>
        <w:rPr>
          <w:spacing w:val="-3"/>
        </w:rPr>
        <w:t xml:space="preserve"> </w:t>
      </w:r>
      <w:r>
        <w:t>for</w:t>
      </w:r>
      <w:r>
        <w:rPr>
          <w:spacing w:val="-3"/>
        </w:rPr>
        <w:t xml:space="preserve"> </w:t>
      </w:r>
      <w:r>
        <w:t>manipulating</w:t>
      </w:r>
      <w:r>
        <w:rPr>
          <w:spacing w:val="-3"/>
        </w:rPr>
        <w:t xml:space="preserve"> </w:t>
      </w:r>
      <w:r>
        <w:t>master</w:t>
      </w:r>
      <w:r>
        <w:rPr>
          <w:spacing w:val="-3"/>
        </w:rPr>
        <w:t xml:space="preserve"> </w:t>
      </w:r>
      <w:r>
        <w:t>data</w:t>
      </w:r>
      <w:r>
        <w:rPr>
          <w:spacing w:val="-3"/>
        </w:rPr>
        <w:t xml:space="preserve"> </w:t>
      </w:r>
      <w:r>
        <w:t>can</w:t>
      </w:r>
      <w:r>
        <w:rPr>
          <w:spacing w:val="-3"/>
        </w:rPr>
        <w:t xml:space="preserve"> </w:t>
      </w:r>
      <w:r>
        <w:t>be</w:t>
      </w:r>
      <w:r>
        <w:rPr>
          <w:spacing w:val="-3"/>
        </w:rPr>
        <w:t xml:space="preserve"> </w:t>
      </w:r>
      <w:r>
        <w:t>found</w:t>
      </w:r>
      <w:r>
        <w:rPr>
          <w:spacing w:val="-3"/>
        </w:rPr>
        <w:t xml:space="preserve"> </w:t>
      </w:r>
      <w:r>
        <w:t>in</w:t>
      </w:r>
      <w:r>
        <w:rPr>
          <w:spacing w:val="-3"/>
        </w:rPr>
        <w:t xml:space="preserve"> </w:t>
      </w:r>
      <w:r>
        <w:t>the</w:t>
      </w:r>
      <w:r>
        <w:rPr>
          <w:spacing w:val="-3"/>
        </w:rPr>
        <w:t xml:space="preserve"> </w:t>
      </w:r>
      <w:r>
        <w:t>database</w:t>
      </w:r>
      <w:r>
        <w:rPr>
          <w:spacing w:val="-3"/>
        </w:rPr>
        <w:t xml:space="preserve"> </w:t>
      </w:r>
      <w:r>
        <w:t>management</w:t>
      </w:r>
      <w:r>
        <w:rPr>
          <w:spacing w:val="-3"/>
        </w:rPr>
        <w:t xml:space="preserve"> </w:t>
      </w:r>
      <w:r>
        <w:t>tab.</w:t>
      </w:r>
    </w:p>
    <w:p w14:paraId="503736C8" w14:textId="77777777" w:rsidR="0088220B" w:rsidRDefault="0088220B" w:rsidP="006C65BB">
      <w:pPr>
        <w:pStyle w:val="UserGuider"/>
      </w:pPr>
      <w:r w:rsidRPr="0088220B">
        <w:t>As with Connector and Data Source, Group master data can also be managed via the web interface.</w:t>
      </w:r>
    </w:p>
    <w:p w14:paraId="70A049AC" w14:textId="77777777" w:rsidR="0088220B" w:rsidRPr="0088220B" w:rsidRDefault="0088220B" w:rsidP="006C65BB">
      <w:pPr>
        <w:pStyle w:val="UserGuider"/>
      </w:pPr>
    </w:p>
    <w:p w14:paraId="0C42F9BE" w14:textId="694CD850" w:rsidR="00564686" w:rsidRDefault="00564686" w:rsidP="00564686">
      <w:pPr>
        <w:pStyle w:val="Heading2"/>
      </w:pPr>
      <w:bookmarkStart w:id="44" w:name="_Toc139042867"/>
      <w:r w:rsidRPr="00564686">
        <w:t>Database Management</w:t>
      </w:r>
      <w:bookmarkEnd w:id="44"/>
    </w:p>
    <w:p w14:paraId="5312959A" w14:textId="77777777" w:rsidR="0088220B" w:rsidRDefault="0088220B" w:rsidP="006C65BB">
      <w:pPr>
        <w:pStyle w:val="UserGuider"/>
      </w:pPr>
      <w:r>
        <w:t>With</w:t>
      </w:r>
      <w:r>
        <w:rPr>
          <w:spacing w:val="-2"/>
        </w:rPr>
        <w:t xml:space="preserve"> </w:t>
      </w:r>
      <w:r>
        <w:t>the</w:t>
      </w:r>
      <w:r>
        <w:rPr>
          <w:spacing w:val="-2"/>
        </w:rPr>
        <w:t xml:space="preserve"> </w:t>
      </w:r>
      <w:proofErr w:type="spellStart"/>
      <w:r>
        <w:t>sql</w:t>
      </w:r>
      <w:proofErr w:type="spellEnd"/>
      <w:r>
        <w:rPr>
          <w:spacing w:val="-2"/>
        </w:rPr>
        <w:t xml:space="preserve"> </w:t>
      </w:r>
      <w:r>
        <w:t>process,</w:t>
      </w:r>
      <w:r>
        <w:rPr>
          <w:spacing w:val="-2"/>
        </w:rPr>
        <w:t xml:space="preserve"> </w:t>
      </w:r>
      <w:r>
        <w:t>it</w:t>
      </w:r>
      <w:r>
        <w:rPr>
          <w:spacing w:val="-2"/>
        </w:rPr>
        <w:t xml:space="preserve"> </w:t>
      </w:r>
      <w:r>
        <w:t>will</w:t>
      </w:r>
      <w:r>
        <w:rPr>
          <w:spacing w:val="-2"/>
        </w:rPr>
        <w:t xml:space="preserve"> </w:t>
      </w:r>
      <w:r>
        <w:t>be</w:t>
      </w:r>
      <w:r>
        <w:rPr>
          <w:spacing w:val="-2"/>
        </w:rPr>
        <w:t xml:space="preserve"> </w:t>
      </w:r>
      <w:r>
        <w:t>possible</w:t>
      </w:r>
      <w:r>
        <w:rPr>
          <w:spacing w:val="-2"/>
        </w:rPr>
        <w:t xml:space="preserve"> </w:t>
      </w:r>
      <w:r>
        <w:t>to</w:t>
      </w:r>
      <w:r>
        <w:rPr>
          <w:spacing w:val="-2"/>
        </w:rPr>
        <w:t xml:space="preserve"> </w:t>
      </w:r>
      <w:r>
        <w:t>carry</w:t>
      </w:r>
      <w:r>
        <w:rPr>
          <w:spacing w:val="-2"/>
        </w:rPr>
        <w:t xml:space="preserve"> </w:t>
      </w:r>
      <w:r>
        <w:t>out</w:t>
      </w:r>
      <w:r>
        <w:rPr>
          <w:spacing w:val="-2"/>
        </w:rPr>
        <w:t xml:space="preserve"> </w:t>
      </w:r>
      <w:r>
        <w:t>data</w:t>
      </w:r>
      <w:r>
        <w:rPr>
          <w:spacing w:val="-2"/>
        </w:rPr>
        <w:t xml:space="preserve"> </w:t>
      </w:r>
      <w:r>
        <w:t>extraction</w:t>
      </w:r>
      <w:r>
        <w:rPr>
          <w:spacing w:val="-2"/>
        </w:rPr>
        <w:t xml:space="preserve"> </w:t>
      </w:r>
      <w:r>
        <w:t>operations,</w:t>
      </w:r>
      <w:r>
        <w:rPr>
          <w:spacing w:val="-2"/>
        </w:rPr>
        <w:t xml:space="preserve"> </w:t>
      </w:r>
      <w:r>
        <w:t>data</w:t>
      </w:r>
      <w:r>
        <w:rPr>
          <w:spacing w:val="-2"/>
        </w:rPr>
        <w:t xml:space="preserve"> </w:t>
      </w:r>
      <w:r>
        <w:t>loading,</w:t>
      </w:r>
      <w:r>
        <w:rPr>
          <w:spacing w:val="-2"/>
        </w:rPr>
        <w:t xml:space="preserve"> </w:t>
      </w:r>
      <w:r>
        <w:t>deletion,</w:t>
      </w:r>
      <w:r>
        <w:rPr>
          <w:spacing w:val="-2"/>
        </w:rPr>
        <w:t xml:space="preserve"> </w:t>
      </w:r>
      <w:r>
        <w:t>and</w:t>
      </w:r>
      <w:r>
        <w:rPr>
          <w:spacing w:val="-2"/>
        </w:rPr>
        <w:t xml:space="preserve"> </w:t>
      </w:r>
      <w:r>
        <w:t>cleaning</w:t>
      </w:r>
      <w:r>
        <w:rPr>
          <w:spacing w:val="-2"/>
        </w:rPr>
        <w:t xml:space="preserve"> </w:t>
      </w:r>
      <w:r>
        <w:t xml:space="preserve">of IGEM tables. The available tables </w:t>
      </w:r>
      <w:r>
        <w:rPr>
          <w:spacing w:val="-4"/>
        </w:rPr>
        <w:t>are:</w:t>
      </w:r>
    </w:p>
    <w:p w14:paraId="0B020C04" w14:textId="77777777" w:rsidR="0088220B" w:rsidRDefault="0088220B" w:rsidP="006C65BB">
      <w:pPr>
        <w:pStyle w:val="UserGuider"/>
        <w:numPr>
          <w:ilvl w:val="0"/>
          <w:numId w:val="30"/>
        </w:numPr>
      </w:pPr>
      <w:proofErr w:type="spellStart"/>
      <w:r>
        <w:t>datasource</w:t>
      </w:r>
      <w:proofErr w:type="spellEnd"/>
    </w:p>
    <w:p w14:paraId="6893AB79" w14:textId="77777777" w:rsidR="0088220B" w:rsidRDefault="0088220B" w:rsidP="006C65BB">
      <w:pPr>
        <w:pStyle w:val="UserGuider"/>
        <w:numPr>
          <w:ilvl w:val="0"/>
          <w:numId w:val="30"/>
        </w:numPr>
      </w:pPr>
      <w:r>
        <w:t>connector</w:t>
      </w:r>
    </w:p>
    <w:p w14:paraId="04263FBD" w14:textId="77777777" w:rsidR="0088220B" w:rsidRDefault="0088220B" w:rsidP="006C65BB">
      <w:pPr>
        <w:pStyle w:val="UserGuider"/>
        <w:numPr>
          <w:ilvl w:val="0"/>
          <w:numId w:val="30"/>
        </w:numPr>
      </w:pPr>
      <w:proofErr w:type="spellStart"/>
      <w:r>
        <w:t>term_group</w:t>
      </w:r>
      <w:proofErr w:type="spellEnd"/>
    </w:p>
    <w:p w14:paraId="4A67F606" w14:textId="77777777" w:rsidR="0088220B" w:rsidRDefault="0088220B" w:rsidP="006C65BB">
      <w:pPr>
        <w:pStyle w:val="UserGuider"/>
        <w:numPr>
          <w:ilvl w:val="0"/>
          <w:numId w:val="30"/>
        </w:numPr>
      </w:pPr>
      <w:proofErr w:type="spellStart"/>
      <w:r>
        <w:t>term_category</w:t>
      </w:r>
      <w:proofErr w:type="spellEnd"/>
    </w:p>
    <w:p w14:paraId="11561F25" w14:textId="77777777" w:rsidR="0088220B" w:rsidRDefault="0088220B" w:rsidP="006C65BB">
      <w:pPr>
        <w:pStyle w:val="UserGuider"/>
        <w:numPr>
          <w:ilvl w:val="0"/>
          <w:numId w:val="30"/>
        </w:numPr>
      </w:pPr>
      <w:r>
        <w:t>term</w:t>
      </w:r>
    </w:p>
    <w:p w14:paraId="2FF5958D" w14:textId="77777777" w:rsidR="0088220B" w:rsidRDefault="0088220B" w:rsidP="006C65BB">
      <w:pPr>
        <w:pStyle w:val="UserGuider"/>
        <w:numPr>
          <w:ilvl w:val="0"/>
          <w:numId w:val="30"/>
        </w:numPr>
      </w:pPr>
      <w:proofErr w:type="spellStart"/>
      <w:r>
        <w:t>ds_column</w:t>
      </w:r>
      <w:proofErr w:type="spellEnd"/>
    </w:p>
    <w:p w14:paraId="7B770428" w14:textId="77777777" w:rsidR="0088220B" w:rsidRDefault="0088220B" w:rsidP="006C65BB">
      <w:pPr>
        <w:pStyle w:val="UserGuider"/>
        <w:numPr>
          <w:ilvl w:val="0"/>
          <w:numId w:val="30"/>
        </w:numPr>
      </w:pPr>
      <w:r>
        <w:t>prefix</w:t>
      </w:r>
    </w:p>
    <w:p w14:paraId="1FE76CBE" w14:textId="77777777" w:rsidR="0088220B" w:rsidRDefault="0088220B" w:rsidP="006C65BB">
      <w:pPr>
        <w:pStyle w:val="UserGuider"/>
        <w:numPr>
          <w:ilvl w:val="0"/>
          <w:numId w:val="30"/>
        </w:numPr>
      </w:pPr>
      <w:proofErr w:type="spellStart"/>
      <w:r>
        <w:t>wordterm</w:t>
      </w:r>
      <w:proofErr w:type="spellEnd"/>
    </w:p>
    <w:p w14:paraId="0C437265" w14:textId="77777777" w:rsidR="0088220B" w:rsidRDefault="0088220B" w:rsidP="006C65BB">
      <w:pPr>
        <w:pStyle w:val="UserGuider"/>
        <w:numPr>
          <w:ilvl w:val="0"/>
          <w:numId w:val="30"/>
        </w:numPr>
      </w:pPr>
      <w:proofErr w:type="spellStart"/>
      <w:r>
        <w:t>termmap</w:t>
      </w:r>
      <w:proofErr w:type="spellEnd"/>
    </w:p>
    <w:p w14:paraId="1288371B" w14:textId="77777777" w:rsidR="0088220B" w:rsidRPr="00252F29" w:rsidRDefault="0088220B" w:rsidP="006C65BB">
      <w:pPr>
        <w:pStyle w:val="UserGuider"/>
        <w:numPr>
          <w:ilvl w:val="0"/>
          <w:numId w:val="30"/>
        </w:numPr>
      </w:pPr>
      <w:proofErr w:type="spellStart"/>
      <w:r>
        <w:t>wordmap</w:t>
      </w:r>
      <w:proofErr w:type="spellEnd"/>
    </w:p>
    <w:p w14:paraId="33C2CBD6" w14:textId="45D473BD" w:rsidR="0088220B" w:rsidRDefault="0088220B" w:rsidP="006C65BB">
      <w:pPr>
        <w:pStyle w:val="UserGuider"/>
      </w:pPr>
    </w:p>
    <w:p w14:paraId="0268F886" w14:textId="27BAE219" w:rsidR="0088220B" w:rsidRPr="0088220B" w:rsidRDefault="0088220B" w:rsidP="006C65BB">
      <w:pPr>
        <w:pStyle w:val="UserGuider"/>
      </w:pPr>
      <w:r w:rsidRPr="0088220B">
        <w:t>Python function</w:t>
      </w:r>
    </w:p>
    <w:p w14:paraId="1E4420A8" w14:textId="77777777" w:rsidR="0088220B" w:rsidRPr="0088220B" w:rsidRDefault="0088220B" w:rsidP="006C65BB">
      <w:pPr>
        <w:pStyle w:val="UserGuider"/>
      </w:pPr>
      <w:proofErr w:type="spellStart"/>
      <w:r w:rsidRPr="0088220B">
        <w:t>get_data</w:t>
      </w:r>
      <w:proofErr w:type="spellEnd"/>
    </w:p>
    <w:p w14:paraId="36A5842E" w14:textId="77777777" w:rsidR="0088220B" w:rsidRDefault="0088220B" w:rsidP="006C65BB">
      <w:pPr>
        <w:pStyle w:val="UserGuider"/>
      </w:pPr>
      <w:r>
        <w:t xml:space="preserve">The </w:t>
      </w:r>
      <w:proofErr w:type="spellStart"/>
      <w:r>
        <w:t>get_</w:t>
      </w:r>
      <w:proofErr w:type="gramStart"/>
      <w:r>
        <w:t>data</w:t>
      </w:r>
      <w:proofErr w:type="spellEnd"/>
      <w:r>
        <w:t>(</w:t>
      </w:r>
      <w:proofErr w:type="gramEnd"/>
      <w:r>
        <w:t xml:space="preserve">) function allows extracting data from the GE database and loading this data into a Pandas </w:t>
      </w:r>
      <w:proofErr w:type="spellStart"/>
      <w:r>
        <w:t>DataFrame</w:t>
      </w:r>
      <w:proofErr w:type="spellEnd"/>
      <w:r>
        <w:t xml:space="preserve"> structure or CSV File.</w:t>
      </w:r>
    </w:p>
    <w:p w14:paraId="06CCA691" w14:textId="77777777" w:rsidR="0088220B" w:rsidRDefault="0088220B" w:rsidP="006C65BB">
      <w:pPr>
        <w:pStyle w:val="UserGuider"/>
      </w:pPr>
      <w:r>
        <w:t>It has an intelligent filter mechanism that allow you to perform data selections simply through a conversion layer of function arguments and SQL syntax. This allows the same input arguments regardless of implemented database management system.</w:t>
      </w:r>
    </w:p>
    <w:p w14:paraId="741EB195" w14:textId="77777777" w:rsidR="0088220B" w:rsidRDefault="0088220B" w:rsidP="006C65BB">
      <w:pPr>
        <w:pStyle w:val="UserGuider"/>
      </w:pPr>
      <w:r>
        <w:t>Parameters:</w:t>
      </w:r>
    </w:p>
    <w:p w14:paraId="588FA813" w14:textId="77777777" w:rsidR="0088220B" w:rsidRDefault="0088220B" w:rsidP="006C65BB">
      <w:pPr>
        <w:pStyle w:val="UserGuider"/>
      </w:pPr>
      <w:r>
        <w:lastRenderedPageBreak/>
        <w:t xml:space="preserve">Only the table parameter will be mandatory, the others being optional, and will model the data output. In the case of only informing the table, the function will return a </w:t>
      </w:r>
      <w:proofErr w:type="spellStart"/>
      <w:r>
        <w:t>DataFrame</w:t>
      </w:r>
      <w:proofErr w:type="spellEnd"/>
      <w:r>
        <w:t xml:space="preserve"> with all the columns and values of the </w:t>
      </w:r>
      <w:r>
        <w:rPr>
          <w:spacing w:val="-2"/>
        </w:rPr>
        <w:t>table.</w:t>
      </w:r>
    </w:p>
    <w:p w14:paraId="34E513A5" w14:textId="22B70FC3" w:rsidR="0088220B" w:rsidRDefault="0088220B" w:rsidP="006C65BB">
      <w:pPr>
        <w:pStyle w:val="UserGuider"/>
      </w:pPr>
      <w:r>
        <w:t xml:space="preserve">table: </w:t>
      </w:r>
      <w:r>
        <w:rPr>
          <w:spacing w:val="-5"/>
        </w:rPr>
        <w:t>str</w:t>
      </w:r>
      <w:r>
        <w:rPr>
          <w:spacing w:val="-5"/>
        </w:rPr>
        <w:tab/>
      </w:r>
      <w:proofErr w:type="spellStart"/>
      <w:r>
        <w:t>datasource</w:t>
      </w:r>
      <w:proofErr w:type="spellEnd"/>
      <w:r>
        <w:t xml:space="preserve">, connector, </w:t>
      </w:r>
      <w:proofErr w:type="spellStart"/>
      <w:r>
        <w:t>ds_column</w:t>
      </w:r>
      <w:proofErr w:type="spellEnd"/>
      <w:r>
        <w:t xml:space="preserve">, </w:t>
      </w:r>
      <w:proofErr w:type="spellStart"/>
      <w:r>
        <w:t>term_group</w:t>
      </w:r>
      <w:proofErr w:type="spellEnd"/>
      <w:r>
        <w:t xml:space="preserve">, </w:t>
      </w:r>
      <w:proofErr w:type="spellStart"/>
      <w:r>
        <w:t>term_category</w:t>
      </w:r>
      <w:proofErr w:type="spellEnd"/>
      <w:r>
        <w:t xml:space="preserve">, term, prefix, </w:t>
      </w:r>
      <w:proofErr w:type="spellStart"/>
      <w:r>
        <w:t>wordterm</w:t>
      </w:r>
      <w:proofErr w:type="spellEnd"/>
      <w:r>
        <w:t xml:space="preserve">, </w:t>
      </w:r>
      <w:proofErr w:type="spellStart"/>
      <w:r>
        <w:t>termmap</w:t>
      </w:r>
      <w:proofErr w:type="spellEnd"/>
      <w:r>
        <w:t xml:space="preserve">, </w:t>
      </w:r>
      <w:proofErr w:type="spellStart"/>
      <w:r>
        <w:rPr>
          <w:spacing w:val="-2"/>
        </w:rPr>
        <w:t>wordmap</w:t>
      </w:r>
      <w:proofErr w:type="spellEnd"/>
    </w:p>
    <w:p w14:paraId="5C783F81" w14:textId="47886270" w:rsidR="0088220B" w:rsidRDefault="0088220B" w:rsidP="006C65BB">
      <w:pPr>
        <w:pStyle w:val="UserGuider"/>
      </w:pPr>
      <w:r>
        <w:t xml:space="preserve">path: </w:t>
      </w:r>
      <w:r>
        <w:rPr>
          <w:spacing w:val="-5"/>
        </w:rPr>
        <w:t>str</w:t>
      </w:r>
      <w:r>
        <w:rPr>
          <w:spacing w:val="-5"/>
        </w:rPr>
        <w:tab/>
      </w:r>
      <w:r>
        <w:rPr>
          <w:spacing w:val="-5"/>
        </w:rPr>
        <w:tab/>
      </w:r>
      <w:proofErr w:type="gramStart"/>
      <w:r>
        <w:t>With</w:t>
      </w:r>
      <w:proofErr w:type="gramEnd"/>
      <w:r>
        <w:t xml:space="preserve"> this parameter, the function will save the selected data in a file in the directory informed as the parameter argument. In this scenario, data will not be returned in the form of a </w:t>
      </w:r>
      <w:proofErr w:type="spellStart"/>
      <w:r>
        <w:t>Dataframe</w:t>
      </w:r>
      <w:proofErr w:type="spellEnd"/>
      <w:r>
        <w:t>; only a Boolean value will be returned, informing whether the file was generated or not</w:t>
      </w:r>
    </w:p>
    <w:p w14:paraId="1FC9AA5B" w14:textId="50D635F1" w:rsidR="0088220B" w:rsidRDefault="0088220B" w:rsidP="006C65BB">
      <w:pPr>
        <w:pStyle w:val="UserGuider"/>
      </w:pPr>
      <w:r>
        <w:t xml:space="preserve">columns: </w:t>
      </w:r>
      <w:r>
        <w:rPr>
          <w:spacing w:val="-2"/>
        </w:rPr>
        <w:t>list[“str”]</w:t>
      </w:r>
      <w:r>
        <w:rPr>
          <w:spacing w:val="-2"/>
        </w:rPr>
        <w:tab/>
      </w:r>
      <w:r>
        <w:t>Columns</w:t>
      </w:r>
      <w:r>
        <w:rPr>
          <w:spacing w:val="-1"/>
        </w:rPr>
        <w:t xml:space="preserve"> </w:t>
      </w:r>
      <w:r>
        <w:t>that</w:t>
      </w:r>
      <w:r>
        <w:rPr>
          <w:spacing w:val="-1"/>
        </w:rPr>
        <w:t xml:space="preserve"> </w:t>
      </w:r>
      <w:r>
        <w:t>will</w:t>
      </w:r>
      <w:r>
        <w:rPr>
          <w:spacing w:val="-1"/>
        </w:rPr>
        <w:t xml:space="preserve"> </w:t>
      </w:r>
      <w:r>
        <w:t>be</w:t>
      </w:r>
      <w:r>
        <w:rPr>
          <w:spacing w:val="-1"/>
        </w:rPr>
        <w:t xml:space="preserve"> </w:t>
      </w:r>
      <w:r>
        <w:t>selected</w:t>
      </w:r>
      <w:r>
        <w:rPr>
          <w:spacing w:val="-1"/>
        </w:rPr>
        <w:t xml:space="preserve"> </w:t>
      </w:r>
      <w:r>
        <w:t>for</w:t>
      </w:r>
      <w:r>
        <w:rPr>
          <w:spacing w:val="-1"/>
        </w:rPr>
        <w:t xml:space="preserve"> </w:t>
      </w:r>
      <w:r>
        <w:t>output.</w:t>
      </w:r>
      <w:r>
        <w:rPr>
          <w:spacing w:val="-1"/>
        </w:rPr>
        <w:t xml:space="preserve"> </w:t>
      </w:r>
      <w:r>
        <w:t>They</w:t>
      </w:r>
      <w:r>
        <w:rPr>
          <w:spacing w:val="-1"/>
        </w:rPr>
        <w:t xml:space="preserve"> </w:t>
      </w:r>
      <w:r>
        <w:t>must</w:t>
      </w:r>
      <w:r>
        <w:rPr>
          <w:spacing w:val="-1"/>
        </w:rPr>
        <w:t xml:space="preserve"> </w:t>
      </w:r>
      <w:r>
        <w:t>be</w:t>
      </w:r>
      <w:r>
        <w:rPr>
          <w:spacing w:val="-1"/>
        </w:rPr>
        <w:t xml:space="preserve"> </w:t>
      </w:r>
      <w:r>
        <w:t>informed</w:t>
      </w:r>
      <w:r>
        <w:rPr>
          <w:spacing w:val="-1"/>
        </w:rPr>
        <w:t xml:space="preserve"> </w:t>
      </w:r>
      <w:r>
        <w:t>with</w:t>
      </w:r>
      <w:r>
        <w:rPr>
          <w:spacing w:val="-1"/>
        </w:rPr>
        <w:t xml:space="preserve"> </w:t>
      </w:r>
      <w:r>
        <w:t>the</w:t>
      </w:r>
      <w:r>
        <w:rPr>
          <w:spacing w:val="-1"/>
        </w:rPr>
        <w:t xml:space="preserve"> </w:t>
      </w:r>
      <w:r>
        <w:t>same</w:t>
      </w:r>
      <w:r>
        <w:rPr>
          <w:spacing w:val="-1"/>
        </w:rPr>
        <w:t xml:space="preserve"> </w:t>
      </w:r>
      <w:r>
        <w:t>name</w:t>
      </w:r>
      <w:r>
        <w:rPr>
          <w:spacing w:val="-1"/>
        </w:rPr>
        <w:t xml:space="preserve"> </w:t>
      </w:r>
      <w:r>
        <w:t>as</w:t>
      </w:r>
      <w:r>
        <w:rPr>
          <w:spacing w:val="-1"/>
        </w:rPr>
        <w:t xml:space="preserve"> </w:t>
      </w:r>
      <w:r>
        <w:t>the</w:t>
      </w:r>
      <w:r>
        <w:rPr>
          <w:spacing w:val="-1"/>
        </w:rPr>
        <w:t xml:space="preserve"> </w:t>
      </w:r>
      <w:r>
        <w:t xml:space="preserve">database. It is possible to load other data from other tables as long as it </w:t>
      </w:r>
      <w:proofErr w:type="gramStart"/>
      <w:r>
        <w:t>correlate</w:t>
      </w:r>
      <w:proofErr w:type="gramEnd"/>
      <w:r>
        <w:t>. For example, suppose the table only has the term field and not the category field. In that case, you can inform as an argument: “</w:t>
      </w:r>
      <w:proofErr w:type="spellStart"/>
      <w:r>
        <w:t>term_id</w:t>
      </w:r>
      <w:proofErr w:type="spellEnd"/>
      <w:r>
        <w:rPr>
          <w:spacing w:val="80"/>
          <w:w w:val="150"/>
          <w:u w:val="single"/>
        </w:rPr>
        <w:t xml:space="preserve"> </w:t>
      </w:r>
      <w:proofErr w:type="spellStart"/>
      <w:r>
        <w:t>term_category_id</w:t>
      </w:r>
      <w:proofErr w:type="spellEnd"/>
      <w:r>
        <w:rPr>
          <w:spacing w:val="80"/>
          <w:w w:val="150"/>
          <w:u w:val="single"/>
        </w:rPr>
        <w:t xml:space="preserve"> </w:t>
      </w:r>
      <w:r>
        <w:t>category”, the system selected the ID of the term, consulted the ID of</w:t>
      </w:r>
      <w:r>
        <w:rPr>
          <w:spacing w:val="80"/>
        </w:rPr>
        <w:t xml:space="preserve"> </w:t>
      </w:r>
      <w:r>
        <w:t>the category in the Term table, and went to the Category table to choose the category</w:t>
      </w:r>
    </w:p>
    <w:p w14:paraId="0DC4699D" w14:textId="16C38FC5" w:rsidR="0088220B" w:rsidRDefault="0088220B" w:rsidP="006C65BB">
      <w:pPr>
        <w:pStyle w:val="UserGuider"/>
      </w:pPr>
      <w:proofErr w:type="spellStart"/>
      <w:r>
        <w:t>columns_out</w:t>
      </w:r>
      <w:proofErr w:type="spellEnd"/>
      <w:r>
        <w:t xml:space="preserve">: </w:t>
      </w:r>
      <w:r>
        <w:rPr>
          <w:spacing w:val="-2"/>
        </w:rPr>
        <w:t>list[“str”]</w:t>
      </w:r>
      <w:r>
        <w:rPr>
          <w:spacing w:val="-2"/>
        </w:rPr>
        <w:tab/>
      </w:r>
      <w:r>
        <w:rPr>
          <w:spacing w:val="-2"/>
        </w:rPr>
        <w:tab/>
      </w:r>
      <w:r>
        <w:rPr>
          <w:spacing w:val="-2"/>
        </w:rPr>
        <w:tab/>
      </w:r>
      <w:r>
        <w:t>If you want to rename the header of the output fields to more familiar names, you can use this parameter, passing the desired names in the same sequential sequence in the parameter columns</w:t>
      </w:r>
    </w:p>
    <w:p w14:paraId="7F113CB9" w14:textId="7283DF04" w:rsidR="0088220B" w:rsidRDefault="0088220B" w:rsidP="006C65BB">
      <w:pPr>
        <w:pStyle w:val="UserGuider"/>
      </w:pPr>
      <w:proofErr w:type="spellStart"/>
      <w:r>
        <w:t>datasource</w:t>
      </w:r>
      <w:proofErr w:type="spellEnd"/>
      <w:r>
        <w:t xml:space="preserve">: </w:t>
      </w:r>
      <w:proofErr w:type="spellStart"/>
      <w:r>
        <w:rPr>
          <w:spacing w:val="-2"/>
        </w:rPr>
        <w:t>Dict</w:t>
      </w:r>
      <w:proofErr w:type="spellEnd"/>
      <w:r>
        <w:rPr>
          <w:spacing w:val="-2"/>
        </w:rPr>
        <w:t>{“</w:t>
      </w:r>
      <w:proofErr w:type="spellStart"/>
      <w:r>
        <w:rPr>
          <w:spacing w:val="-2"/>
        </w:rPr>
        <w:t>str</w:t>
      </w:r>
      <w:proofErr w:type="gramStart"/>
      <w:r>
        <w:rPr>
          <w:spacing w:val="-2"/>
        </w:rPr>
        <w:t>”:list</w:t>
      </w:r>
      <w:proofErr w:type="spellEnd"/>
      <w:proofErr w:type="gramEnd"/>
      <w:r>
        <w:rPr>
          <w:spacing w:val="-2"/>
        </w:rPr>
        <w:t>[”str”]}</w:t>
      </w:r>
      <w:r>
        <w:rPr>
          <w:spacing w:val="-2"/>
        </w:rPr>
        <w:tab/>
      </w:r>
      <w:r>
        <w:rPr>
          <w:spacing w:val="-2"/>
        </w:rPr>
        <w:tab/>
      </w:r>
      <w:r>
        <w:t>Filter</w:t>
      </w:r>
      <w:r>
        <w:rPr>
          <w:spacing w:val="-3"/>
        </w:rPr>
        <w:t xml:space="preserve"> </w:t>
      </w:r>
      <w:r>
        <w:t>argument.</w:t>
      </w:r>
      <w:r>
        <w:rPr>
          <w:spacing w:val="-3"/>
        </w:rPr>
        <w:t xml:space="preserve"> </w:t>
      </w:r>
      <w:r>
        <w:t>It</w:t>
      </w:r>
      <w:r>
        <w:rPr>
          <w:spacing w:val="-3"/>
        </w:rPr>
        <w:t xml:space="preserve"> </w:t>
      </w:r>
      <w:r>
        <w:t>is</w:t>
      </w:r>
      <w:r>
        <w:rPr>
          <w:spacing w:val="-3"/>
        </w:rPr>
        <w:t xml:space="preserve"> </w:t>
      </w:r>
      <w:r>
        <w:t>used</w:t>
      </w:r>
      <w:r>
        <w:rPr>
          <w:spacing w:val="-3"/>
        </w:rPr>
        <w:t xml:space="preserve"> </w:t>
      </w:r>
      <w:r>
        <w:t>to</w:t>
      </w:r>
      <w:r>
        <w:rPr>
          <w:spacing w:val="-3"/>
        </w:rPr>
        <w:t xml:space="preserve"> </w:t>
      </w:r>
      <w:r>
        <w:t>filter</w:t>
      </w:r>
      <w:r>
        <w:rPr>
          <w:spacing w:val="-3"/>
        </w:rPr>
        <w:t xml:space="preserve"> </w:t>
      </w:r>
      <w:proofErr w:type="spellStart"/>
      <w:r>
        <w:t>datasource</w:t>
      </w:r>
      <w:proofErr w:type="spellEnd"/>
      <w:r>
        <w:t>,</w:t>
      </w:r>
      <w:r>
        <w:rPr>
          <w:spacing w:val="-3"/>
        </w:rPr>
        <w:t xml:space="preserve"> </w:t>
      </w:r>
      <w:r>
        <w:t>with</w:t>
      </w:r>
      <w:r>
        <w:rPr>
          <w:spacing w:val="-3"/>
        </w:rPr>
        <w:t xml:space="preserve"> </w:t>
      </w:r>
      <w:r>
        <w:t>the</w:t>
      </w:r>
      <w:r>
        <w:rPr>
          <w:spacing w:val="-3"/>
        </w:rPr>
        <w:t xml:space="preserve"> </w:t>
      </w:r>
      <w:r>
        <w:t>dictionary</w:t>
      </w:r>
      <w:r>
        <w:rPr>
          <w:spacing w:val="-3"/>
        </w:rPr>
        <w:t xml:space="preserve"> </w:t>
      </w:r>
      <w:r>
        <w:t>key</w:t>
      </w:r>
      <w:r>
        <w:rPr>
          <w:spacing w:val="-3"/>
        </w:rPr>
        <w:t xml:space="preserve"> </w:t>
      </w:r>
      <w:r>
        <w:t>being</w:t>
      </w:r>
      <w:r>
        <w:rPr>
          <w:spacing w:val="-3"/>
        </w:rPr>
        <w:t xml:space="preserve"> </w:t>
      </w:r>
      <w:r>
        <w:t>the</w:t>
      </w:r>
      <w:r>
        <w:rPr>
          <w:spacing w:val="-3"/>
        </w:rPr>
        <w:t xml:space="preserve"> </w:t>
      </w:r>
      <w:r>
        <w:t>selection</w:t>
      </w:r>
      <w:r>
        <w:rPr>
          <w:spacing w:val="-3"/>
        </w:rPr>
        <w:t xml:space="preserve"> </w:t>
      </w:r>
      <w:r>
        <w:t>argument</w:t>
      </w:r>
      <w:r>
        <w:rPr>
          <w:spacing w:val="-3"/>
        </w:rPr>
        <w:t xml:space="preserve"> </w:t>
      </w:r>
      <w:r>
        <w:t xml:space="preserve">and the dictionary value being the </w:t>
      </w:r>
      <w:proofErr w:type="spellStart"/>
      <w:r>
        <w:t>datasources</w:t>
      </w:r>
      <w:proofErr w:type="spellEnd"/>
      <w:r>
        <w:t xml:space="preserve"> selected as the filter. Without this parameter, the function will return all </w:t>
      </w:r>
      <w:proofErr w:type="spellStart"/>
      <w:r>
        <w:t>datasources</w:t>
      </w:r>
      <w:proofErr w:type="spellEnd"/>
    </w:p>
    <w:p w14:paraId="4842C718" w14:textId="01B68087" w:rsidR="0088220B" w:rsidRDefault="0088220B" w:rsidP="006C65BB">
      <w:pPr>
        <w:pStyle w:val="UserGuider"/>
      </w:pPr>
      <w:r>
        <w:t xml:space="preserve">connector: </w:t>
      </w:r>
      <w:proofErr w:type="spellStart"/>
      <w:r>
        <w:rPr>
          <w:spacing w:val="-2"/>
        </w:rPr>
        <w:t>Dict</w:t>
      </w:r>
      <w:proofErr w:type="spellEnd"/>
      <w:r>
        <w:rPr>
          <w:spacing w:val="-2"/>
        </w:rPr>
        <w:t>{“</w:t>
      </w:r>
      <w:proofErr w:type="spellStart"/>
      <w:r>
        <w:rPr>
          <w:spacing w:val="-2"/>
        </w:rPr>
        <w:t>str</w:t>
      </w:r>
      <w:proofErr w:type="gramStart"/>
      <w:r>
        <w:rPr>
          <w:spacing w:val="-2"/>
        </w:rPr>
        <w:t>”:list</w:t>
      </w:r>
      <w:proofErr w:type="spellEnd"/>
      <w:proofErr w:type="gramEnd"/>
      <w:r>
        <w:rPr>
          <w:spacing w:val="-2"/>
        </w:rPr>
        <w:t>[”str”]}</w:t>
      </w:r>
      <w:r>
        <w:rPr>
          <w:spacing w:val="-2"/>
        </w:rPr>
        <w:tab/>
      </w:r>
      <w:r>
        <w:rPr>
          <w:spacing w:val="-2"/>
        </w:rPr>
        <w:tab/>
      </w:r>
      <w:r>
        <w:t xml:space="preserve">Filter argument. It uses the same logic as the </w:t>
      </w:r>
      <w:proofErr w:type="spellStart"/>
      <w:r>
        <w:t>datasource</w:t>
      </w:r>
      <w:proofErr w:type="spellEnd"/>
      <w:r>
        <w:t xml:space="preserve">, but applied to the connector </w:t>
      </w:r>
      <w:r>
        <w:rPr>
          <w:spacing w:val="-2"/>
        </w:rPr>
        <w:t>field</w:t>
      </w:r>
    </w:p>
    <w:p w14:paraId="65B3EDD9" w14:textId="512B7545" w:rsidR="0088220B" w:rsidRDefault="0088220B" w:rsidP="006C65BB">
      <w:pPr>
        <w:pStyle w:val="UserGuider"/>
      </w:pPr>
      <w:r>
        <w:t xml:space="preserve">word: </w:t>
      </w:r>
      <w:proofErr w:type="spellStart"/>
      <w:r>
        <w:rPr>
          <w:spacing w:val="-2"/>
        </w:rPr>
        <w:t>Dict</w:t>
      </w:r>
      <w:proofErr w:type="spellEnd"/>
      <w:r>
        <w:rPr>
          <w:spacing w:val="-2"/>
        </w:rPr>
        <w:t>{“</w:t>
      </w:r>
      <w:proofErr w:type="spellStart"/>
      <w:r>
        <w:rPr>
          <w:spacing w:val="-2"/>
        </w:rPr>
        <w:t>str</w:t>
      </w:r>
      <w:proofErr w:type="gramStart"/>
      <w:r>
        <w:rPr>
          <w:spacing w:val="-2"/>
        </w:rPr>
        <w:t>”:list</w:t>
      </w:r>
      <w:proofErr w:type="spellEnd"/>
      <w:proofErr w:type="gramEnd"/>
      <w:r>
        <w:rPr>
          <w:spacing w:val="-2"/>
        </w:rPr>
        <w:t>[”str”]}</w:t>
      </w:r>
      <w:r>
        <w:rPr>
          <w:spacing w:val="-2"/>
        </w:rPr>
        <w:tab/>
      </w:r>
      <w:r>
        <w:rPr>
          <w:spacing w:val="-2"/>
        </w:rPr>
        <w:tab/>
      </w:r>
      <w:r>
        <w:rPr>
          <w:spacing w:val="-2"/>
        </w:rPr>
        <w:tab/>
      </w:r>
      <w:r>
        <w:t xml:space="preserve">Filter argument. It uses the same logic as the </w:t>
      </w:r>
      <w:proofErr w:type="spellStart"/>
      <w:r>
        <w:t>datasource</w:t>
      </w:r>
      <w:proofErr w:type="spellEnd"/>
      <w:r>
        <w:t xml:space="preserve">, but applied to the word </w:t>
      </w:r>
      <w:r>
        <w:rPr>
          <w:spacing w:val="-2"/>
        </w:rPr>
        <w:t>field</w:t>
      </w:r>
    </w:p>
    <w:p w14:paraId="3E26815E" w14:textId="4ABAE83B" w:rsidR="0088220B" w:rsidRDefault="0088220B" w:rsidP="006C65BB">
      <w:pPr>
        <w:pStyle w:val="UserGuider"/>
      </w:pPr>
      <w:r>
        <w:t xml:space="preserve">term: </w:t>
      </w:r>
      <w:proofErr w:type="spellStart"/>
      <w:r>
        <w:rPr>
          <w:spacing w:val="-2"/>
        </w:rPr>
        <w:t>Dict</w:t>
      </w:r>
      <w:proofErr w:type="spellEnd"/>
      <w:r>
        <w:rPr>
          <w:spacing w:val="-2"/>
        </w:rPr>
        <w:t>{“</w:t>
      </w:r>
      <w:proofErr w:type="spellStart"/>
      <w:r>
        <w:rPr>
          <w:spacing w:val="-2"/>
        </w:rPr>
        <w:t>str</w:t>
      </w:r>
      <w:proofErr w:type="gramStart"/>
      <w:r>
        <w:rPr>
          <w:spacing w:val="-2"/>
        </w:rPr>
        <w:t>”:list</w:t>
      </w:r>
      <w:proofErr w:type="spellEnd"/>
      <w:proofErr w:type="gramEnd"/>
      <w:r>
        <w:rPr>
          <w:spacing w:val="-2"/>
        </w:rPr>
        <w:t>[”str”]}</w:t>
      </w:r>
      <w:r>
        <w:rPr>
          <w:spacing w:val="-2"/>
        </w:rPr>
        <w:tab/>
      </w:r>
      <w:r>
        <w:rPr>
          <w:spacing w:val="-2"/>
        </w:rPr>
        <w:tab/>
      </w:r>
      <w:r>
        <w:rPr>
          <w:spacing w:val="-2"/>
        </w:rPr>
        <w:tab/>
      </w:r>
      <w:r>
        <w:t xml:space="preserve">Filter argument. It uses the same logic as the </w:t>
      </w:r>
      <w:proofErr w:type="spellStart"/>
      <w:r>
        <w:t>datasource</w:t>
      </w:r>
      <w:proofErr w:type="spellEnd"/>
      <w:r>
        <w:t xml:space="preserve">, but applied to the term </w:t>
      </w:r>
      <w:r>
        <w:rPr>
          <w:spacing w:val="-2"/>
        </w:rPr>
        <w:t>field</w:t>
      </w:r>
    </w:p>
    <w:p w14:paraId="69CE9006" w14:textId="6CD95D81" w:rsidR="0088220B" w:rsidRDefault="0088220B" w:rsidP="006C65BB">
      <w:pPr>
        <w:pStyle w:val="UserGuider"/>
      </w:pPr>
      <w:proofErr w:type="spellStart"/>
      <w:r>
        <w:t>term_category</w:t>
      </w:r>
      <w:proofErr w:type="spellEnd"/>
      <w:r>
        <w:t xml:space="preserve">: </w:t>
      </w:r>
      <w:proofErr w:type="spellStart"/>
      <w:r>
        <w:rPr>
          <w:spacing w:val="-2"/>
        </w:rPr>
        <w:t>Dict</w:t>
      </w:r>
      <w:proofErr w:type="spellEnd"/>
      <w:r>
        <w:rPr>
          <w:spacing w:val="-2"/>
        </w:rPr>
        <w:t>{“</w:t>
      </w:r>
      <w:proofErr w:type="spellStart"/>
      <w:r>
        <w:rPr>
          <w:spacing w:val="-2"/>
        </w:rPr>
        <w:t>str</w:t>
      </w:r>
      <w:proofErr w:type="gramStart"/>
      <w:r>
        <w:rPr>
          <w:spacing w:val="-2"/>
        </w:rPr>
        <w:t>”:list</w:t>
      </w:r>
      <w:proofErr w:type="spellEnd"/>
      <w:proofErr w:type="gramEnd"/>
      <w:r>
        <w:rPr>
          <w:spacing w:val="-2"/>
        </w:rPr>
        <w:t>[”str”]}</w:t>
      </w:r>
      <w:r>
        <w:rPr>
          <w:spacing w:val="-2"/>
        </w:rPr>
        <w:tab/>
      </w:r>
      <w:r>
        <w:t xml:space="preserve">Filter argument. It uses the same logic as the </w:t>
      </w:r>
      <w:proofErr w:type="spellStart"/>
      <w:r>
        <w:t>datasource</w:t>
      </w:r>
      <w:proofErr w:type="spellEnd"/>
      <w:r>
        <w:t xml:space="preserve">, but applied to the </w:t>
      </w:r>
      <w:proofErr w:type="spellStart"/>
      <w:r>
        <w:t>term_categorty</w:t>
      </w:r>
      <w:proofErr w:type="spellEnd"/>
      <w:r>
        <w:t xml:space="preserve"> </w:t>
      </w:r>
      <w:r>
        <w:rPr>
          <w:spacing w:val="-2"/>
        </w:rPr>
        <w:t>field</w:t>
      </w:r>
    </w:p>
    <w:p w14:paraId="7EB7AE37" w14:textId="34DA2C6D" w:rsidR="0088220B" w:rsidRDefault="0088220B" w:rsidP="006C65BB">
      <w:pPr>
        <w:pStyle w:val="UserGuider"/>
      </w:pPr>
      <w:proofErr w:type="spellStart"/>
      <w:r>
        <w:t>term_group</w:t>
      </w:r>
      <w:proofErr w:type="spellEnd"/>
      <w:r>
        <w:t xml:space="preserve">: </w:t>
      </w:r>
      <w:proofErr w:type="spellStart"/>
      <w:r>
        <w:rPr>
          <w:spacing w:val="-2"/>
        </w:rPr>
        <w:t>Dict</w:t>
      </w:r>
      <w:proofErr w:type="spellEnd"/>
      <w:r>
        <w:rPr>
          <w:spacing w:val="-2"/>
        </w:rPr>
        <w:t>{“</w:t>
      </w:r>
      <w:proofErr w:type="spellStart"/>
      <w:r>
        <w:rPr>
          <w:spacing w:val="-2"/>
        </w:rPr>
        <w:t>str</w:t>
      </w:r>
      <w:proofErr w:type="gramStart"/>
      <w:r>
        <w:rPr>
          <w:spacing w:val="-2"/>
        </w:rPr>
        <w:t>”:list</w:t>
      </w:r>
      <w:proofErr w:type="spellEnd"/>
      <w:proofErr w:type="gramEnd"/>
      <w:r>
        <w:rPr>
          <w:spacing w:val="-2"/>
        </w:rPr>
        <w:t>[”str”]}</w:t>
      </w:r>
      <w:r>
        <w:rPr>
          <w:spacing w:val="-2"/>
        </w:rPr>
        <w:tab/>
      </w:r>
      <w:r>
        <w:rPr>
          <w:spacing w:val="-2"/>
        </w:rPr>
        <w:tab/>
      </w:r>
      <w:r>
        <w:t xml:space="preserve">Filter argument. It uses the same logic as the </w:t>
      </w:r>
      <w:proofErr w:type="spellStart"/>
      <w:r>
        <w:t>datasource</w:t>
      </w:r>
      <w:proofErr w:type="spellEnd"/>
      <w:r>
        <w:t xml:space="preserve">, but applied to the </w:t>
      </w:r>
      <w:proofErr w:type="spellStart"/>
      <w:r>
        <w:t>term_group</w:t>
      </w:r>
      <w:proofErr w:type="spellEnd"/>
      <w:r>
        <w:t xml:space="preserve"> </w:t>
      </w:r>
      <w:r>
        <w:rPr>
          <w:spacing w:val="-2"/>
        </w:rPr>
        <w:t>field</w:t>
      </w:r>
    </w:p>
    <w:p w14:paraId="67A37382" w14:textId="77777777" w:rsidR="0088220B" w:rsidRDefault="0088220B" w:rsidP="006C65BB">
      <w:pPr>
        <w:pStyle w:val="UserGuider"/>
      </w:pPr>
      <w:r>
        <w:lastRenderedPageBreak/>
        <w:t>Return:</w:t>
      </w:r>
    </w:p>
    <w:p w14:paraId="04932210" w14:textId="77777777" w:rsidR="0088220B" w:rsidRDefault="0088220B" w:rsidP="006C65BB">
      <w:pPr>
        <w:pStyle w:val="UserGuider"/>
      </w:pPr>
      <w:r>
        <w:t>Pandas</w:t>
      </w:r>
      <w:r>
        <w:rPr>
          <w:spacing w:val="-4"/>
        </w:rPr>
        <w:t xml:space="preserve"> </w:t>
      </w:r>
      <w:proofErr w:type="spellStart"/>
      <w:r>
        <w:t>Dataframe</w:t>
      </w:r>
      <w:proofErr w:type="spellEnd"/>
      <w:r>
        <w:rPr>
          <w:spacing w:val="-4"/>
        </w:rPr>
        <w:t xml:space="preserve"> </w:t>
      </w:r>
      <w:r>
        <w:t>or</w:t>
      </w:r>
      <w:r>
        <w:rPr>
          <w:spacing w:val="-4"/>
        </w:rPr>
        <w:t xml:space="preserve"> </w:t>
      </w:r>
      <w:r>
        <w:t>Boolean</w:t>
      </w:r>
      <w:r>
        <w:rPr>
          <w:spacing w:val="-4"/>
        </w:rPr>
        <w:t xml:space="preserve"> </w:t>
      </w:r>
      <w:r>
        <w:t>(If</w:t>
      </w:r>
      <w:r>
        <w:rPr>
          <w:spacing w:val="-4"/>
        </w:rPr>
        <w:t xml:space="preserve"> </w:t>
      </w:r>
      <w:r>
        <w:t>the</w:t>
      </w:r>
      <w:r>
        <w:rPr>
          <w:spacing w:val="-4"/>
        </w:rPr>
        <w:t xml:space="preserve"> </w:t>
      </w:r>
      <w:r>
        <w:t>parameter</w:t>
      </w:r>
      <w:r>
        <w:rPr>
          <w:spacing w:val="-4"/>
        </w:rPr>
        <w:t xml:space="preserve"> </w:t>
      </w:r>
      <w:r>
        <w:t>path</w:t>
      </w:r>
      <w:r>
        <w:rPr>
          <w:spacing w:val="-4"/>
        </w:rPr>
        <w:t xml:space="preserve"> </w:t>
      </w:r>
      <w:r>
        <w:t>is</w:t>
      </w:r>
      <w:r>
        <w:rPr>
          <w:spacing w:val="-4"/>
        </w:rPr>
        <w:t xml:space="preserve"> </w:t>
      </w:r>
      <w:r>
        <w:t>informed,</w:t>
      </w:r>
      <w:r>
        <w:rPr>
          <w:spacing w:val="-4"/>
        </w:rPr>
        <w:t xml:space="preserve"> </w:t>
      </w:r>
      <w:r>
        <w:t>the</w:t>
      </w:r>
      <w:r>
        <w:rPr>
          <w:spacing w:val="-4"/>
        </w:rPr>
        <w:t xml:space="preserve"> </w:t>
      </w:r>
      <w:r>
        <w:t>function</w:t>
      </w:r>
      <w:r>
        <w:rPr>
          <w:spacing w:val="-4"/>
        </w:rPr>
        <w:t xml:space="preserve"> </w:t>
      </w:r>
      <w:r>
        <w:t>will</w:t>
      </w:r>
      <w:r>
        <w:rPr>
          <w:spacing w:val="-4"/>
        </w:rPr>
        <w:t xml:space="preserve"> </w:t>
      </w:r>
      <w:r>
        <w:t>generate</w:t>
      </w:r>
      <w:r>
        <w:rPr>
          <w:spacing w:val="-4"/>
        </w:rPr>
        <w:t xml:space="preserve"> </w:t>
      </w:r>
      <w:r>
        <w:t>the</w:t>
      </w:r>
      <w:r>
        <w:rPr>
          <w:spacing w:val="-4"/>
        </w:rPr>
        <w:t xml:space="preserve"> </w:t>
      </w:r>
      <w:r>
        <w:t>file;</w:t>
      </w:r>
      <w:r>
        <w:rPr>
          <w:spacing w:val="-4"/>
        </w:rPr>
        <w:t xml:space="preserve"> </w:t>
      </w:r>
      <w:r>
        <w:t>if</w:t>
      </w:r>
      <w:r>
        <w:rPr>
          <w:spacing w:val="-4"/>
        </w:rPr>
        <w:t xml:space="preserve"> </w:t>
      </w:r>
      <w:r>
        <w:t>successful, it will return the TRUE. Otherwise, it will return FALSE)</w:t>
      </w:r>
    </w:p>
    <w:p w14:paraId="1B8E7F81" w14:textId="77777777" w:rsidR="0088220B" w:rsidRDefault="0088220B" w:rsidP="006C65BB">
      <w:pPr>
        <w:pStyle w:val="UserGuider"/>
      </w:pPr>
      <w:r>
        <w:t>Examples:</w:t>
      </w:r>
    </w:p>
    <w:p w14:paraId="44BE3A79" w14:textId="77777777" w:rsidR="0088220B" w:rsidRDefault="0088220B" w:rsidP="0088220B">
      <w:pPr>
        <w:pStyle w:val="code2"/>
      </w:pPr>
      <w:r>
        <w:t xml:space="preserve">&gt;&gt;&gt; from </w:t>
      </w:r>
      <w:proofErr w:type="spellStart"/>
      <w:proofErr w:type="gramStart"/>
      <w:r>
        <w:t>igem.server</w:t>
      </w:r>
      <w:proofErr w:type="spellEnd"/>
      <w:proofErr w:type="gramEnd"/>
      <w:r>
        <w:t xml:space="preserve"> import </w:t>
      </w:r>
      <w:proofErr w:type="spellStart"/>
      <w:r>
        <w:rPr>
          <w:spacing w:val="-5"/>
        </w:rPr>
        <w:t>sql</w:t>
      </w:r>
      <w:proofErr w:type="spellEnd"/>
    </w:p>
    <w:p w14:paraId="50D62027" w14:textId="77777777" w:rsidR="0088220B" w:rsidRDefault="0088220B" w:rsidP="0088220B">
      <w:pPr>
        <w:pStyle w:val="code2"/>
      </w:pPr>
      <w:r>
        <w:t xml:space="preserve">&gt;&gt;&gt; </w:t>
      </w:r>
      <w:proofErr w:type="spellStart"/>
      <w:r>
        <w:rPr>
          <w:spacing w:val="-2"/>
        </w:rPr>
        <w:t>sql.get_</w:t>
      </w:r>
      <w:proofErr w:type="gramStart"/>
      <w:r>
        <w:rPr>
          <w:spacing w:val="-2"/>
        </w:rPr>
        <w:t>data</w:t>
      </w:r>
      <w:proofErr w:type="spellEnd"/>
      <w:r>
        <w:rPr>
          <w:spacing w:val="-2"/>
        </w:rPr>
        <w:t>(</w:t>
      </w:r>
      <w:proofErr w:type="gramEnd"/>
    </w:p>
    <w:p w14:paraId="3054AF88" w14:textId="3BDEC781" w:rsidR="0088220B" w:rsidRDefault="0088220B" w:rsidP="0088220B">
      <w:pPr>
        <w:pStyle w:val="code2"/>
        <w:rPr>
          <w:rFonts w:hAnsi="Courier New"/>
        </w:rPr>
      </w:pPr>
      <w:r>
        <w:rPr>
          <w:rFonts w:hAnsi="Courier New"/>
          <w:spacing w:val="-2"/>
        </w:rPr>
        <w:t>table</w:t>
      </w:r>
      <w:proofErr w:type="gramStart"/>
      <w:r>
        <w:rPr>
          <w:rFonts w:hAnsi="Courier New"/>
          <w:spacing w:val="-2"/>
        </w:rPr>
        <w:t>=”</w:t>
      </w:r>
      <w:proofErr w:type="spellStart"/>
      <w:r>
        <w:rPr>
          <w:rFonts w:hAnsi="Courier New"/>
          <w:spacing w:val="-2"/>
        </w:rPr>
        <w:t>datasource</w:t>
      </w:r>
      <w:proofErr w:type="spellEnd"/>
      <w:proofErr w:type="gramEnd"/>
      <w:r>
        <w:rPr>
          <w:rFonts w:hAnsi="Courier New"/>
          <w:spacing w:val="-2"/>
        </w:rPr>
        <w:t>”,</w:t>
      </w:r>
      <w:proofErr w:type="spellStart"/>
      <w:r>
        <w:rPr>
          <w:rFonts w:hAnsi="Courier New"/>
        </w:rPr>
        <w:t>datasource</w:t>
      </w:r>
      <w:proofErr w:type="spellEnd"/>
      <w:r>
        <w:rPr>
          <w:rFonts w:hAnsi="Courier New"/>
        </w:rPr>
        <w:t>={“</w:t>
      </w:r>
      <w:proofErr w:type="spellStart"/>
      <w:r>
        <w:rPr>
          <w:rFonts w:hAnsi="Courier New"/>
        </w:rPr>
        <w:t>datasource</w:t>
      </w:r>
      <w:proofErr w:type="spellEnd"/>
      <w:r>
        <w:rPr>
          <w:rFonts w:hAnsi="Courier New"/>
          <w:spacing w:val="80"/>
          <w:u w:val="single"/>
        </w:rPr>
        <w:t xml:space="preserve"> </w:t>
      </w:r>
      <w:r>
        <w:rPr>
          <w:rFonts w:hAnsi="Courier New"/>
        </w:rPr>
        <w:t>in”:</w:t>
      </w:r>
      <w:r>
        <w:rPr>
          <w:rFonts w:hAnsi="Courier New"/>
          <w:spacing w:val="-12"/>
        </w:rPr>
        <w:t xml:space="preserve"> </w:t>
      </w:r>
      <w:r>
        <w:rPr>
          <w:rFonts w:hAnsi="Courier New"/>
        </w:rPr>
        <w:t xml:space="preserve">[“ds_01”,”ds_02”]}, </w:t>
      </w:r>
    </w:p>
    <w:p w14:paraId="2D48C52E" w14:textId="77777777" w:rsidR="0088220B" w:rsidRDefault="0088220B" w:rsidP="0088220B">
      <w:pPr>
        <w:pStyle w:val="code2"/>
        <w:ind w:left="720"/>
        <w:rPr>
          <w:rFonts w:hAnsi="Courier New"/>
          <w:spacing w:val="-12"/>
        </w:rPr>
      </w:pPr>
      <w:r>
        <w:rPr>
          <w:rFonts w:hAnsi="Courier New"/>
          <w:spacing w:val="-2"/>
        </w:rPr>
        <w:t>columns=[“id”</w:t>
      </w:r>
      <w:proofErr w:type="gramStart"/>
      <w:r>
        <w:rPr>
          <w:rFonts w:hAnsi="Courier New"/>
          <w:spacing w:val="-2"/>
        </w:rPr>
        <w:t>,”</w:t>
      </w:r>
      <w:proofErr w:type="spellStart"/>
      <w:r>
        <w:rPr>
          <w:rFonts w:hAnsi="Courier New"/>
          <w:spacing w:val="-2"/>
        </w:rPr>
        <w:t>datasource</w:t>
      </w:r>
      <w:proofErr w:type="spellEnd"/>
      <w:proofErr w:type="gramEnd"/>
      <w:r>
        <w:rPr>
          <w:rFonts w:hAnsi="Courier New"/>
          <w:spacing w:val="-2"/>
        </w:rPr>
        <w:t xml:space="preserve">”], </w:t>
      </w:r>
      <w:proofErr w:type="spellStart"/>
      <w:r>
        <w:rPr>
          <w:rFonts w:hAnsi="Courier New"/>
        </w:rPr>
        <w:t>columns_out</w:t>
      </w:r>
      <w:proofErr w:type="spellEnd"/>
      <w:r>
        <w:rPr>
          <w:rFonts w:hAnsi="Courier New"/>
        </w:rPr>
        <w:t>=[“</w:t>
      </w:r>
      <w:proofErr w:type="spellStart"/>
      <w:r>
        <w:rPr>
          <w:rFonts w:hAnsi="Courier New"/>
        </w:rPr>
        <w:t>Datasource</w:t>
      </w:r>
      <w:proofErr w:type="spellEnd"/>
      <w:r>
        <w:rPr>
          <w:rFonts w:hAnsi="Courier New"/>
          <w:spacing w:val="-12"/>
        </w:rPr>
        <w:t xml:space="preserve"> </w:t>
      </w:r>
      <w:r>
        <w:rPr>
          <w:rFonts w:hAnsi="Courier New"/>
        </w:rPr>
        <w:t>ID”,</w:t>
      </w:r>
      <w:r>
        <w:rPr>
          <w:rFonts w:hAnsi="Courier New"/>
          <w:spacing w:val="-12"/>
        </w:rPr>
        <w:t xml:space="preserve"> </w:t>
      </w:r>
    </w:p>
    <w:p w14:paraId="26AC5543" w14:textId="6C986432" w:rsidR="0088220B" w:rsidRDefault="0088220B" w:rsidP="0088220B">
      <w:pPr>
        <w:pStyle w:val="code2"/>
        <w:ind w:left="720"/>
        <w:rPr>
          <w:rFonts w:hAnsi="Courier New"/>
        </w:rPr>
      </w:pPr>
      <w:r>
        <w:rPr>
          <w:rFonts w:hAnsi="Courier New"/>
        </w:rPr>
        <w:t>“</w:t>
      </w:r>
      <w:proofErr w:type="spellStart"/>
      <w:r>
        <w:rPr>
          <w:rFonts w:hAnsi="Courier New"/>
        </w:rPr>
        <w:t>Datasource</w:t>
      </w:r>
      <w:proofErr w:type="spellEnd"/>
      <w:r>
        <w:rPr>
          <w:rFonts w:hAnsi="Courier New"/>
          <w:spacing w:val="-12"/>
        </w:rPr>
        <w:t xml:space="preserve"> </w:t>
      </w:r>
      <w:r>
        <w:rPr>
          <w:rFonts w:hAnsi="Courier New"/>
        </w:rPr>
        <w:t xml:space="preserve">Name”], </w:t>
      </w:r>
      <w:r>
        <w:rPr>
          <w:rFonts w:hAnsi="Courier New"/>
          <w:spacing w:val="-2"/>
        </w:rPr>
        <w:t>path</w:t>
      </w:r>
      <w:proofErr w:type="gramStart"/>
      <w:r>
        <w:rPr>
          <w:rFonts w:hAnsi="Courier New"/>
          <w:spacing w:val="-2"/>
        </w:rPr>
        <w:t>=”{</w:t>
      </w:r>
      <w:proofErr w:type="spellStart"/>
      <w:proofErr w:type="gramEnd"/>
      <w:r>
        <w:rPr>
          <w:rFonts w:hAnsi="Courier New"/>
          <w:spacing w:val="-2"/>
        </w:rPr>
        <w:t>your_path</w:t>
      </w:r>
      <w:proofErr w:type="spellEnd"/>
      <w:r>
        <w:rPr>
          <w:rFonts w:hAnsi="Courier New"/>
          <w:spacing w:val="-2"/>
        </w:rPr>
        <w:t>}/datasource.csv”</w:t>
      </w:r>
    </w:p>
    <w:p w14:paraId="3C4FA243" w14:textId="6DB3C61A" w:rsidR="0088220B" w:rsidRDefault="0088220B" w:rsidP="005E598E">
      <w:pPr>
        <w:pStyle w:val="code2"/>
        <w:ind w:left="720"/>
      </w:pPr>
      <w:r>
        <w:t>)</w:t>
      </w:r>
    </w:p>
    <w:p w14:paraId="5610C3A6" w14:textId="77777777" w:rsidR="0088220B" w:rsidRDefault="0088220B" w:rsidP="0088220B">
      <w:pPr>
        <w:pStyle w:val="code2"/>
        <w:rPr>
          <w:sz w:val="27"/>
        </w:rPr>
      </w:pPr>
    </w:p>
    <w:p w14:paraId="5C2E92F1" w14:textId="77777777" w:rsidR="0088220B" w:rsidRDefault="0088220B" w:rsidP="0088220B">
      <w:pPr>
        <w:pStyle w:val="code2"/>
      </w:pPr>
      <w:r>
        <w:t xml:space="preserve">&gt;&gt;&gt; df = </w:t>
      </w:r>
      <w:proofErr w:type="spellStart"/>
      <w:r>
        <w:t>sql.get_</w:t>
      </w:r>
      <w:proofErr w:type="gramStart"/>
      <w:r>
        <w:t>data</w:t>
      </w:r>
      <w:proofErr w:type="spellEnd"/>
      <w:r>
        <w:t xml:space="preserve">( </w:t>
      </w:r>
      <w:r>
        <w:rPr>
          <w:spacing w:val="-2"/>
        </w:rPr>
        <w:t>table</w:t>
      </w:r>
      <w:proofErr w:type="gramEnd"/>
      <w:r>
        <w:rPr>
          <w:spacing w:val="-2"/>
        </w:rPr>
        <w:t>="connector",</w:t>
      </w:r>
    </w:p>
    <w:p w14:paraId="2BE55C21" w14:textId="77777777" w:rsidR="005E598E" w:rsidRDefault="0088220B" w:rsidP="005E598E">
      <w:pPr>
        <w:pStyle w:val="code2"/>
        <w:ind w:left="720"/>
      </w:pPr>
      <w:r>
        <w:t>connector</w:t>
      </w:r>
      <w:proofErr w:type="gramStart"/>
      <w:r>
        <w:t>={</w:t>
      </w:r>
      <w:proofErr w:type="gramEnd"/>
      <w:r>
        <w:t>"connector</w:t>
      </w:r>
      <w:r>
        <w:rPr>
          <w:spacing w:val="80"/>
          <w:u w:val="single"/>
        </w:rPr>
        <w:t xml:space="preserve"> </w:t>
      </w:r>
      <w:r>
        <w:t>start": ["</w:t>
      </w:r>
      <w:proofErr w:type="spellStart"/>
      <w:r>
        <w:t>conn_ds</w:t>
      </w:r>
      <w:proofErr w:type="spellEnd"/>
      <w:r>
        <w:t xml:space="preserve">"]}, </w:t>
      </w:r>
    </w:p>
    <w:p w14:paraId="027C2C13" w14:textId="77777777" w:rsidR="005E598E" w:rsidRDefault="0088220B" w:rsidP="005E598E">
      <w:pPr>
        <w:pStyle w:val="code2"/>
        <w:ind w:left="720"/>
      </w:pPr>
      <w:proofErr w:type="spellStart"/>
      <w:r>
        <w:t>datasource</w:t>
      </w:r>
      <w:proofErr w:type="spellEnd"/>
      <w:proofErr w:type="gramStart"/>
      <w:r>
        <w:t>={</w:t>
      </w:r>
      <w:proofErr w:type="gramEnd"/>
      <w:r>
        <w:t>"</w:t>
      </w:r>
      <w:proofErr w:type="spellStart"/>
      <w:r>
        <w:t>datasource_id</w:t>
      </w:r>
      <w:proofErr w:type="spellEnd"/>
      <w:r>
        <w:rPr>
          <w:spacing w:val="80"/>
          <w:u w:val="single"/>
        </w:rPr>
        <w:t xml:space="preserve"> </w:t>
      </w:r>
      <w:proofErr w:type="spellStart"/>
      <w:r>
        <w:t>datasource</w:t>
      </w:r>
      <w:proofErr w:type="spellEnd"/>
      <w:r>
        <w:rPr>
          <w:spacing w:val="80"/>
          <w:u w:val="single"/>
        </w:rPr>
        <w:t xml:space="preserve"> </w:t>
      </w:r>
      <w:r>
        <w:t>in":</w:t>
      </w:r>
      <w:r>
        <w:rPr>
          <w:spacing w:val="-7"/>
        </w:rPr>
        <w:t xml:space="preserve"> </w:t>
      </w:r>
      <w:r>
        <w:t xml:space="preserve">["ds_01"]}, </w:t>
      </w:r>
    </w:p>
    <w:p w14:paraId="01C80703" w14:textId="190C288B" w:rsidR="0088220B" w:rsidRDefault="0088220B" w:rsidP="005E598E">
      <w:pPr>
        <w:pStyle w:val="code2"/>
        <w:ind w:left="720"/>
      </w:pPr>
      <w:r>
        <w:t>columns</w:t>
      </w:r>
      <w:proofErr w:type="gramStart"/>
      <w:r>
        <w:t>=[</w:t>
      </w:r>
      <w:proofErr w:type="gramEnd"/>
      <w:r>
        <w:t>"connector", "status"]</w:t>
      </w:r>
    </w:p>
    <w:p w14:paraId="71C1C14C" w14:textId="70B384A1" w:rsidR="0088220B" w:rsidRDefault="0088220B" w:rsidP="005E598E">
      <w:pPr>
        <w:pStyle w:val="code2"/>
        <w:ind w:left="720"/>
      </w:pPr>
      <w:r>
        <w:t>)</w:t>
      </w:r>
    </w:p>
    <w:p w14:paraId="31217E31" w14:textId="77777777" w:rsidR="0088220B" w:rsidRDefault="0088220B" w:rsidP="0088220B">
      <w:pPr>
        <w:pStyle w:val="code2"/>
        <w:rPr>
          <w:sz w:val="27"/>
        </w:rPr>
      </w:pPr>
    </w:p>
    <w:p w14:paraId="6CF2F8D6" w14:textId="77777777" w:rsidR="0088220B" w:rsidRDefault="0088220B" w:rsidP="0088220B">
      <w:pPr>
        <w:pStyle w:val="code2"/>
      </w:pPr>
      <w:r>
        <w:t xml:space="preserve">&gt;&gt;&gt; x = </w:t>
      </w:r>
      <w:proofErr w:type="spellStart"/>
      <w:r>
        <w:t>sql.get_</w:t>
      </w:r>
      <w:proofErr w:type="gramStart"/>
      <w:r>
        <w:t>data</w:t>
      </w:r>
      <w:proofErr w:type="spellEnd"/>
      <w:r>
        <w:t xml:space="preserve">( </w:t>
      </w:r>
      <w:r>
        <w:rPr>
          <w:spacing w:val="-2"/>
        </w:rPr>
        <w:t>table</w:t>
      </w:r>
      <w:proofErr w:type="gramEnd"/>
      <w:r>
        <w:rPr>
          <w:spacing w:val="-2"/>
        </w:rPr>
        <w:t>="</w:t>
      </w:r>
      <w:proofErr w:type="spellStart"/>
      <w:r>
        <w:rPr>
          <w:spacing w:val="-2"/>
        </w:rPr>
        <w:t>termmap</w:t>
      </w:r>
      <w:proofErr w:type="spellEnd"/>
      <w:r>
        <w:rPr>
          <w:spacing w:val="-2"/>
        </w:rPr>
        <w:t>",</w:t>
      </w:r>
    </w:p>
    <w:p w14:paraId="40411E2E" w14:textId="77777777" w:rsidR="0088220B" w:rsidRDefault="0088220B" w:rsidP="005E598E">
      <w:pPr>
        <w:pStyle w:val="code2"/>
        <w:ind w:left="0" w:firstLine="720"/>
      </w:pPr>
      <w:r>
        <w:t>term</w:t>
      </w:r>
      <w:proofErr w:type="gramStart"/>
      <w:r>
        <w:t>={</w:t>
      </w:r>
      <w:proofErr w:type="gramEnd"/>
      <w:r>
        <w:t>"</w:t>
      </w:r>
      <w:proofErr w:type="spellStart"/>
      <w:r>
        <w:t>term_id</w:t>
      </w:r>
      <w:proofErr w:type="spellEnd"/>
      <w:r>
        <w:rPr>
          <w:spacing w:val="80"/>
          <w:u w:val="single"/>
        </w:rPr>
        <w:t xml:space="preserve"> </w:t>
      </w:r>
      <w:r>
        <w:t>term":</w:t>
      </w:r>
      <w:r>
        <w:rPr>
          <w:spacing w:val="-11"/>
        </w:rPr>
        <w:t xml:space="preserve"> </w:t>
      </w:r>
      <w:r>
        <w:t xml:space="preserve">"chem:c112297"}, </w:t>
      </w:r>
      <w:r>
        <w:rPr>
          <w:spacing w:val="-2"/>
        </w:rPr>
        <w:t>path="{</w:t>
      </w:r>
      <w:proofErr w:type="spellStart"/>
      <w:r>
        <w:rPr>
          <w:spacing w:val="-2"/>
        </w:rPr>
        <w:t>your_path</w:t>
      </w:r>
      <w:proofErr w:type="spellEnd"/>
      <w:r>
        <w:rPr>
          <w:spacing w:val="-2"/>
        </w:rPr>
        <w:t>},</w:t>
      </w:r>
    </w:p>
    <w:p w14:paraId="1D2FAF0B" w14:textId="77777777" w:rsidR="0088220B" w:rsidRDefault="0088220B" w:rsidP="0088220B">
      <w:pPr>
        <w:pStyle w:val="code2"/>
      </w:pPr>
      <w:r>
        <w:t>)</w:t>
      </w:r>
    </w:p>
    <w:p w14:paraId="7E91936D" w14:textId="77777777" w:rsidR="005E598E" w:rsidRDefault="005E598E" w:rsidP="006C65BB">
      <w:pPr>
        <w:pStyle w:val="UserGuider"/>
      </w:pPr>
    </w:p>
    <w:p w14:paraId="2A9C76BE" w14:textId="32839FAE" w:rsidR="0088220B" w:rsidRPr="005E598E" w:rsidRDefault="0088220B" w:rsidP="006C65BB">
      <w:pPr>
        <w:pStyle w:val="UserGuider"/>
      </w:pPr>
      <w:proofErr w:type="spellStart"/>
      <w:r w:rsidRPr="005E598E">
        <w:t>load_data</w:t>
      </w:r>
      <w:proofErr w:type="spellEnd"/>
    </w:p>
    <w:p w14:paraId="4F842878" w14:textId="77777777" w:rsidR="0088220B" w:rsidRDefault="0088220B" w:rsidP="006C65BB">
      <w:pPr>
        <w:pStyle w:val="UserGuider"/>
      </w:pPr>
      <w:r>
        <w:t>Loads data from a CSV file into the IGEM database. This process does not update existing data, it only inserts new records.</w:t>
      </w:r>
    </w:p>
    <w:p w14:paraId="1C116E72" w14:textId="77777777" w:rsidR="0088220B" w:rsidRDefault="0088220B" w:rsidP="006C65BB">
      <w:pPr>
        <w:pStyle w:val="UserGuider"/>
      </w:pPr>
      <w:r>
        <w:t>Parameters:</w:t>
      </w:r>
    </w:p>
    <w:p w14:paraId="5AB2C135" w14:textId="29450C4B" w:rsidR="0088220B" w:rsidRDefault="0088220B" w:rsidP="006C65BB">
      <w:pPr>
        <w:pStyle w:val="UserGuider"/>
      </w:pPr>
      <w:r>
        <w:t xml:space="preserve">table: </w:t>
      </w:r>
      <w:r>
        <w:rPr>
          <w:spacing w:val="-5"/>
        </w:rPr>
        <w:t>str</w:t>
      </w:r>
      <w:r w:rsidR="005E598E">
        <w:rPr>
          <w:spacing w:val="-5"/>
        </w:rPr>
        <w:tab/>
      </w:r>
      <w:proofErr w:type="spellStart"/>
      <w:r>
        <w:t>datasource</w:t>
      </w:r>
      <w:proofErr w:type="spellEnd"/>
      <w:r>
        <w:t>,</w:t>
      </w:r>
      <w:r>
        <w:rPr>
          <w:spacing w:val="40"/>
        </w:rPr>
        <w:t xml:space="preserve"> </w:t>
      </w:r>
      <w:r>
        <w:t>connector,</w:t>
      </w:r>
      <w:r>
        <w:rPr>
          <w:spacing w:val="40"/>
        </w:rPr>
        <w:t xml:space="preserve"> </w:t>
      </w:r>
      <w:proofErr w:type="spellStart"/>
      <w:r>
        <w:t>ds_column</w:t>
      </w:r>
      <w:proofErr w:type="spellEnd"/>
      <w:r>
        <w:t>,</w:t>
      </w:r>
      <w:r>
        <w:rPr>
          <w:spacing w:val="40"/>
        </w:rPr>
        <w:t xml:space="preserve"> </w:t>
      </w:r>
      <w:proofErr w:type="spellStart"/>
      <w:r>
        <w:t>term_group</w:t>
      </w:r>
      <w:proofErr w:type="spellEnd"/>
      <w:r>
        <w:t>,</w:t>
      </w:r>
      <w:r>
        <w:rPr>
          <w:spacing w:val="40"/>
        </w:rPr>
        <w:t xml:space="preserve"> </w:t>
      </w:r>
      <w:proofErr w:type="spellStart"/>
      <w:r>
        <w:t>term_category</w:t>
      </w:r>
      <w:proofErr w:type="spellEnd"/>
      <w:r>
        <w:t>,</w:t>
      </w:r>
      <w:r>
        <w:rPr>
          <w:spacing w:val="40"/>
        </w:rPr>
        <w:t xml:space="preserve"> </w:t>
      </w:r>
      <w:r>
        <w:t>term,</w:t>
      </w:r>
      <w:r>
        <w:rPr>
          <w:spacing w:val="40"/>
        </w:rPr>
        <w:t xml:space="preserve"> </w:t>
      </w:r>
      <w:r>
        <w:t>prefix,</w:t>
      </w:r>
      <w:r>
        <w:rPr>
          <w:spacing w:val="40"/>
        </w:rPr>
        <w:t xml:space="preserve"> </w:t>
      </w:r>
      <w:proofErr w:type="spellStart"/>
      <w:r>
        <w:t>wordterm</w:t>
      </w:r>
      <w:proofErr w:type="spellEnd"/>
      <w:r>
        <w:t>,</w:t>
      </w:r>
      <w:r>
        <w:rPr>
          <w:spacing w:val="40"/>
        </w:rPr>
        <w:t xml:space="preserve"> </w:t>
      </w:r>
      <w:proofErr w:type="spellStart"/>
      <w:r>
        <w:t>termmap</w:t>
      </w:r>
      <w:proofErr w:type="spellEnd"/>
      <w:r>
        <w:t xml:space="preserve">, </w:t>
      </w:r>
      <w:proofErr w:type="spellStart"/>
      <w:r>
        <w:rPr>
          <w:spacing w:val="-2"/>
        </w:rPr>
        <w:t>wordmap</w:t>
      </w:r>
      <w:proofErr w:type="spellEnd"/>
    </w:p>
    <w:p w14:paraId="16C21FEC" w14:textId="77777777" w:rsidR="005E598E" w:rsidRDefault="0088220B" w:rsidP="006C65BB">
      <w:pPr>
        <w:pStyle w:val="UserGuider"/>
      </w:pPr>
      <w:r>
        <w:t xml:space="preserve">path: </w:t>
      </w:r>
      <w:r>
        <w:rPr>
          <w:spacing w:val="-5"/>
        </w:rPr>
        <w:t>str</w:t>
      </w:r>
      <w:r w:rsidR="005E598E">
        <w:rPr>
          <w:spacing w:val="-5"/>
        </w:rPr>
        <w:tab/>
      </w:r>
      <w:r w:rsidR="005E598E">
        <w:rPr>
          <w:spacing w:val="-5"/>
        </w:rPr>
        <w:tab/>
      </w:r>
      <w:r>
        <w:t>full</w:t>
      </w:r>
      <w:r>
        <w:rPr>
          <w:spacing w:val="-6"/>
        </w:rPr>
        <w:t xml:space="preserve"> </w:t>
      </w:r>
      <w:r>
        <w:t>path</w:t>
      </w:r>
      <w:r>
        <w:rPr>
          <w:spacing w:val="-6"/>
        </w:rPr>
        <w:t xml:space="preserve"> </w:t>
      </w:r>
      <w:r>
        <w:t>and</w:t>
      </w:r>
      <w:r>
        <w:rPr>
          <w:spacing w:val="-6"/>
        </w:rPr>
        <w:t xml:space="preserve"> </w:t>
      </w:r>
      <w:r>
        <w:t>file</w:t>
      </w:r>
      <w:r>
        <w:rPr>
          <w:spacing w:val="-6"/>
        </w:rPr>
        <w:t xml:space="preserve"> </w:t>
      </w:r>
      <w:r>
        <w:t>name</w:t>
      </w:r>
      <w:r>
        <w:rPr>
          <w:spacing w:val="-6"/>
        </w:rPr>
        <w:t xml:space="preserve"> </w:t>
      </w:r>
      <w:r>
        <w:t>to</w:t>
      </w:r>
      <w:r>
        <w:rPr>
          <w:spacing w:val="-6"/>
        </w:rPr>
        <w:t xml:space="preserve"> </w:t>
      </w:r>
      <w:r>
        <w:t xml:space="preserve">load </w:t>
      </w:r>
    </w:p>
    <w:p w14:paraId="35183815" w14:textId="4AE38DC2" w:rsidR="0088220B" w:rsidRDefault="0088220B" w:rsidP="006C65BB">
      <w:pPr>
        <w:pStyle w:val="UserGuider"/>
      </w:pPr>
      <w:r>
        <w:t>Layout of data file:</w:t>
      </w:r>
    </w:p>
    <w:p w14:paraId="2780BB26" w14:textId="7271DE57" w:rsidR="0088220B" w:rsidRDefault="0088220B" w:rsidP="006C65BB">
      <w:pPr>
        <w:pStyle w:val="UserGuider"/>
      </w:pPr>
      <w:proofErr w:type="spellStart"/>
      <w:r>
        <w:rPr>
          <w:spacing w:val="-2"/>
        </w:rPr>
        <w:t>Datasource</w:t>
      </w:r>
      <w:proofErr w:type="spellEnd"/>
      <w:r>
        <w:rPr>
          <w:spacing w:val="-2"/>
        </w:rPr>
        <w:t>:</w:t>
      </w:r>
      <w:r w:rsidR="005E598E">
        <w:rPr>
          <w:spacing w:val="-2"/>
        </w:rPr>
        <w:tab/>
      </w:r>
      <w:r>
        <w:t>(</w:t>
      </w:r>
      <w:proofErr w:type="spellStart"/>
      <w:r>
        <w:t>datasource</w:t>
      </w:r>
      <w:proofErr w:type="spellEnd"/>
      <w:r>
        <w:t xml:space="preserve">, description, category, </w:t>
      </w:r>
      <w:r>
        <w:rPr>
          <w:spacing w:val="-2"/>
        </w:rPr>
        <w:t>website)</w:t>
      </w:r>
    </w:p>
    <w:p w14:paraId="42C2F357" w14:textId="5F3BCA42" w:rsidR="0088220B" w:rsidRDefault="0088220B" w:rsidP="006C65BB">
      <w:pPr>
        <w:pStyle w:val="UserGuider"/>
      </w:pPr>
      <w:r>
        <w:rPr>
          <w:spacing w:val="-2"/>
        </w:rPr>
        <w:t>Connector:</w:t>
      </w:r>
      <w:r w:rsidR="005E598E">
        <w:rPr>
          <w:spacing w:val="-2"/>
        </w:rPr>
        <w:tab/>
      </w:r>
      <w:r>
        <w:t xml:space="preserve">(connector, </w:t>
      </w:r>
      <w:proofErr w:type="spellStart"/>
      <w:r>
        <w:t>datasource</w:t>
      </w:r>
      <w:proofErr w:type="spellEnd"/>
      <w:r>
        <w:t xml:space="preserve">, description, </w:t>
      </w:r>
      <w:proofErr w:type="spellStart"/>
      <w:r>
        <w:t>update_ds</w:t>
      </w:r>
      <w:proofErr w:type="spellEnd"/>
      <w:r>
        <w:t xml:space="preserve">, </w:t>
      </w:r>
      <w:proofErr w:type="spellStart"/>
      <w:r>
        <w:t>source_path</w:t>
      </w:r>
      <w:proofErr w:type="spellEnd"/>
      <w:r>
        <w:t xml:space="preserve">, </w:t>
      </w:r>
      <w:proofErr w:type="spellStart"/>
      <w:r>
        <w:t>source_web</w:t>
      </w:r>
      <w:proofErr w:type="spellEnd"/>
      <w:r>
        <w:t xml:space="preserve">, </w:t>
      </w:r>
      <w:proofErr w:type="spellStart"/>
      <w:r>
        <w:t>source_compact</w:t>
      </w:r>
      <w:proofErr w:type="spellEnd"/>
      <w:r>
        <w:t xml:space="preserve">, </w:t>
      </w:r>
      <w:proofErr w:type="spellStart"/>
      <w:r>
        <w:t>source_file_name</w:t>
      </w:r>
      <w:proofErr w:type="spellEnd"/>
      <w:r>
        <w:t xml:space="preserve">, </w:t>
      </w:r>
      <w:proofErr w:type="spellStart"/>
      <w:r>
        <w:t>source_file_format</w:t>
      </w:r>
      <w:proofErr w:type="spellEnd"/>
      <w:r>
        <w:t xml:space="preserve">, </w:t>
      </w:r>
      <w:proofErr w:type="spellStart"/>
      <w:r>
        <w:t>source_file_sep</w:t>
      </w:r>
      <w:proofErr w:type="spellEnd"/>
      <w:r>
        <w:t xml:space="preserve">, </w:t>
      </w:r>
      <w:proofErr w:type="spellStart"/>
      <w:r>
        <w:t>source_file_skiprow</w:t>
      </w:r>
      <w:proofErr w:type="spellEnd"/>
      <w:r>
        <w:t xml:space="preserve">, </w:t>
      </w:r>
      <w:proofErr w:type="spellStart"/>
      <w:r>
        <w:t>target_file_name</w:t>
      </w:r>
      <w:proofErr w:type="spellEnd"/>
      <w:r>
        <w:t xml:space="preserve">, </w:t>
      </w:r>
      <w:proofErr w:type="spellStart"/>
      <w:r>
        <w:rPr>
          <w:spacing w:val="-2"/>
        </w:rPr>
        <w:t>target_file_format</w:t>
      </w:r>
      <w:proofErr w:type="spellEnd"/>
      <w:r>
        <w:rPr>
          <w:spacing w:val="-2"/>
        </w:rPr>
        <w:t>)</w:t>
      </w:r>
    </w:p>
    <w:p w14:paraId="70E2E6C1" w14:textId="74597208" w:rsidR="0088220B" w:rsidRDefault="0088220B" w:rsidP="006C65BB">
      <w:pPr>
        <w:pStyle w:val="UserGuider"/>
      </w:pPr>
      <w:proofErr w:type="spellStart"/>
      <w:r>
        <w:rPr>
          <w:spacing w:val="-2"/>
        </w:rPr>
        <w:t>Ds_column</w:t>
      </w:r>
      <w:proofErr w:type="spellEnd"/>
      <w:r>
        <w:rPr>
          <w:spacing w:val="-2"/>
        </w:rPr>
        <w:t>:</w:t>
      </w:r>
      <w:r w:rsidR="005E598E">
        <w:rPr>
          <w:spacing w:val="-2"/>
        </w:rPr>
        <w:tab/>
      </w:r>
      <w:r>
        <w:t xml:space="preserve">(connector, status, </w:t>
      </w:r>
      <w:proofErr w:type="spellStart"/>
      <w:r>
        <w:t>column_number</w:t>
      </w:r>
      <w:proofErr w:type="spellEnd"/>
      <w:r>
        <w:t xml:space="preserve">, </w:t>
      </w:r>
      <w:proofErr w:type="spellStart"/>
      <w:r>
        <w:t>column_name</w:t>
      </w:r>
      <w:proofErr w:type="spellEnd"/>
      <w:r>
        <w:t xml:space="preserve">, </w:t>
      </w:r>
      <w:proofErr w:type="spellStart"/>
      <w:r>
        <w:t>pre_value</w:t>
      </w:r>
      <w:proofErr w:type="spellEnd"/>
      <w:r>
        <w:t xml:space="preserve">, </w:t>
      </w:r>
      <w:proofErr w:type="spellStart"/>
      <w:r>
        <w:rPr>
          <w:spacing w:val="-2"/>
        </w:rPr>
        <w:t>single_word</w:t>
      </w:r>
      <w:proofErr w:type="spellEnd"/>
      <w:r>
        <w:rPr>
          <w:spacing w:val="-2"/>
        </w:rPr>
        <w:t>)</w:t>
      </w:r>
    </w:p>
    <w:p w14:paraId="72A0C38C" w14:textId="7BA8F2EB" w:rsidR="0088220B" w:rsidRDefault="0088220B" w:rsidP="006C65BB">
      <w:pPr>
        <w:pStyle w:val="UserGuider"/>
      </w:pPr>
      <w:proofErr w:type="spellStart"/>
      <w:r>
        <w:t>Term_group</w:t>
      </w:r>
      <w:proofErr w:type="spellEnd"/>
      <w:r>
        <w:t>:</w:t>
      </w:r>
      <w:r w:rsidR="005E598E">
        <w:tab/>
      </w:r>
      <w:r>
        <w:t>(</w:t>
      </w:r>
      <w:proofErr w:type="spellStart"/>
      <w:r>
        <w:t>term_group</w:t>
      </w:r>
      <w:proofErr w:type="spellEnd"/>
      <w:r>
        <w:t>, description)</w:t>
      </w:r>
    </w:p>
    <w:p w14:paraId="2FC816E7" w14:textId="045773C5" w:rsidR="0088220B" w:rsidRDefault="0088220B" w:rsidP="006C65BB">
      <w:pPr>
        <w:pStyle w:val="UserGuider"/>
      </w:pPr>
      <w:proofErr w:type="spellStart"/>
      <w:r>
        <w:t>Term_category</w:t>
      </w:r>
      <w:proofErr w:type="spellEnd"/>
      <w:r>
        <w:t>:</w:t>
      </w:r>
      <w:r w:rsidR="005E598E">
        <w:tab/>
      </w:r>
      <w:r>
        <w:t>(</w:t>
      </w:r>
      <w:proofErr w:type="spellStart"/>
      <w:r>
        <w:t>term_category</w:t>
      </w:r>
      <w:proofErr w:type="spellEnd"/>
      <w:r>
        <w:t>, description)</w:t>
      </w:r>
    </w:p>
    <w:p w14:paraId="2A2AAA86" w14:textId="7EEF8858" w:rsidR="0088220B" w:rsidRDefault="0088220B" w:rsidP="006C65BB">
      <w:pPr>
        <w:pStyle w:val="UserGuider"/>
      </w:pPr>
      <w:r>
        <w:rPr>
          <w:spacing w:val="-2"/>
        </w:rPr>
        <w:lastRenderedPageBreak/>
        <w:t>Term:</w:t>
      </w:r>
      <w:r w:rsidR="005E598E">
        <w:rPr>
          <w:spacing w:val="-2"/>
        </w:rPr>
        <w:tab/>
      </w:r>
      <w:r w:rsidR="005E598E">
        <w:rPr>
          <w:spacing w:val="-2"/>
        </w:rPr>
        <w:tab/>
      </w:r>
      <w:r>
        <w:t xml:space="preserve">(term, category, group, </w:t>
      </w:r>
      <w:r>
        <w:rPr>
          <w:spacing w:val="-2"/>
        </w:rPr>
        <w:t>description)</w:t>
      </w:r>
    </w:p>
    <w:p w14:paraId="4A9D8DCA" w14:textId="464EA150" w:rsidR="0088220B" w:rsidRDefault="0088220B" w:rsidP="006C65BB">
      <w:pPr>
        <w:pStyle w:val="UserGuider"/>
      </w:pPr>
      <w:r>
        <w:t>Prefix:</w:t>
      </w:r>
      <w:r w:rsidR="005E598E">
        <w:tab/>
      </w:r>
      <w:r w:rsidR="005E598E">
        <w:tab/>
      </w:r>
      <w:r>
        <w:t>(</w:t>
      </w:r>
      <w:proofErr w:type="spellStart"/>
      <w:r>
        <w:t>pre_value</w:t>
      </w:r>
      <w:proofErr w:type="spellEnd"/>
      <w:r>
        <w:t>)</w:t>
      </w:r>
    </w:p>
    <w:p w14:paraId="7B14E9A4" w14:textId="0247D9F5" w:rsidR="0088220B" w:rsidRDefault="0088220B" w:rsidP="006C65BB">
      <w:pPr>
        <w:pStyle w:val="UserGuider"/>
      </w:pPr>
      <w:proofErr w:type="spellStart"/>
      <w:r>
        <w:rPr>
          <w:spacing w:val="-2"/>
        </w:rPr>
        <w:t>Wordterm</w:t>
      </w:r>
      <w:proofErr w:type="spellEnd"/>
      <w:r>
        <w:rPr>
          <w:spacing w:val="-2"/>
        </w:rPr>
        <w:t>:</w:t>
      </w:r>
      <w:r w:rsidR="005E598E">
        <w:rPr>
          <w:spacing w:val="-2"/>
        </w:rPr>
        <w:tab/>
      </w:r>
      <w:r>
        <w:t xml:space="preserve">(term, word, status, </w:t>
      </w:r>
      <w:r>
        <w:rPr>
          <w:spacing w:val="-2"/>
        </w:rPr>
        <w:t>commute)</w:t>
      </w:r>
    </w:p>
    <w:p w14:paraId="767D7D8A" w14:textId="0D2B31D8" w:rsidR="0088220B" w:rsidRDefault="0088220B" w:rsidP="006C65BB">
      <w:pPr>
        <w:pStyle w:val="UserGuider"/>
      </w:pPr>
      <w:proofErr w:type="spellStart"/>
      <w:r>
        <w:rPr>
          <w:spacing w:val="-2"/>
        </w:rPr>
        <w:t>Termmap</w:t>
      </w:r>
      <w:proofErr w:type="spellEnd"/>
      <w:r>
        <w:rPr>
          <w:spacing w:val="-2"/>
        </w:rPr>
        <w:t>:</w:t>
      </w:r>
      <w:r w:rsidR="005E598E">
        <w:rPr>
          <w:spacing w:val="-2"/>
        </w:rPr>
        <w:tab/>
      </w:r>
      <w:r>
        <w:t>(</w:t>
      </w:r>
      <w:proofErr w:type="spellStart"/>
      <w:r>
        <w:t>ckey</w:t>
      </w:r>
      <w:proofErr w:type="spellEnd"/>
      <w:r>
        <w:t xml:space="preserve">, connector, term_1, term_2, </w:t>
      </w:r>
      <w:proofErr w:type="spellStart"/>
      <w:r>
        <w:rPr>
          <w:spacing w:val="-2"/>
        </w:rPr>
        <w:t>qtd_links</w:t>
      </w:r>
      <w:proofErr w:type="spellEnd"/>
      <w:r>
        <w:rPr>
          <w:spacing w:val="-2"/>
        </w:rPr>
        <w:t>)</w:t>
      </w:r>
    </w:p>
    <w:p w14:paraId="67110EF4" w14:textId="77BBF296" w:rsidR="0088220B" w:rsidRDefault="0088220B" w:rsidP="006C65BB">
      <w:pPr>
        <w:pStyle w:val="UserGuider"/>
      </w:pPr>
      <w:proofErr w:type="spellStart"/>
      <w:r>
        <w:rPr>
          <w:spacing w:val="-2"/>
        </w:rPr>
        <w:t>Wordmap</w:t>
      </w:r>
      <w:proofErr w:type="spellEnd"/>
      <w:r>
        <w:rPr>
          <w:spacing w:val="-2"/>
        </w:rPr>
        <w:t>:</w:t>
      </w:r>
      <w:r w:rsidR="005E598E">
        <w:rPr>
          <w:spacing w:val="-2"/>
        </w:rPr>
        <w:tab/>
      </w:r>
      <w:r>
        <w:t>(</w:t>
      </w:r>
      <w:proofErr w:type="spellStart"/>
      <w:r>
        <w:t>cword</w:t>
      </w:r>
      <w:proofErr w:type="spellEnd"/>
      <w:r>
        <w:t xml:space="preserve">, </w:t>
      </w:r>
      <w:proofErr w:type="spellStart"/>
      <w:r>
        <w:t>datasource</w:t>
      </w:r>
      <w:proofErr w:type="spellEnd"/>
      <w:r>
        <w:t xml:space="preserve">, connector, term_1, term_2, word_1, word_2, </w:t>
      </w:r>
      <w:proofErr w:type="spellStart"/>
      <w:r>
        <w:rPr>
          <w:spacing w:val="-2"/>
        </w:rPr>
        <w:t>qtd_links</w:t>
      </w:r>
      <w:proofErr w:type="spellEnd"/>
      <w:r>
        <w:rPr>
          <w:spacing w:val="-2"/>
        </w:rPr>
        <w:t>)</w:t>
      </w:r>
    </w:p>
    <w:p w14:paraId="7B38F710" w14:textId="77777777" w:rsidR="005E598E" w:rsidRDefault="0088220B" w:rsidP="006C65BB">
      <w:pPr>
        <w:pStyle w:val="UserGuider"/>
      </w:pPr>
      <w:r>
        <w:t>We</w:t>
      </w:r>
      <w:r>
        <w:rPr>
          <w:spacing w:val="-2"/>
        </w:rPr>
        <w:t xml:space="preserve"> </w:t>
      </w:r>
      <w:r>
        <w:t>can</w:t>
      </w:r>
      <w:r>
        <w:rPr>
          <w:spacing w:val="-2"/>
        </w:rPr>
        <w:t xml:space="preserve"> </w:t>
      </w:r>
      <w:r>
        <w:t>generate</w:t>
      </w:r>
      <w:r>
        <w:rPr>
          <w:spacing w:val="-2"/>
        </w:rPr>
        <w:t xml:space="preserve"> </w:t>
      </w:r>
      <w:r>
        <w:t>an</w:t>
      </w:r>
      <w:r>
        <w:rPr>
          <w:spacing w:val="-2"/>
        </w:rPr>
        <w:t xml:space="preserve"> </w:t>
      </w:r>
      <w:r>
        <w:t>example</w:t>
      </w:r>
      <w:r>
        <w:rPr>
          <w:spacing w:val="-2"/>
        </w:rPr>
        <w:t xml:space="preserve"> </w:t>
      </w:r>
      <w:r>
        <w:t>file</w:t>
      </w:r>
      <w:r>
        <w:rPr>
          <w:spacing w:val="-2"/>
        </w:rPr>
        <w:t xml:space="preserve"> </w:t>
      </w:r>
      <w:r>
        <w:t>with</w:t>
      </w:r>
      <w:r>
        <w:rPr>
          <w:spacing w:val="-2"/>
        </w:rPr>
        <w:t xml:space="preserve"> </w:t>
      </w:r>
      <w:r>
        <w:t>the</w:t>
      </w:r>
      <w:r>
        <w:rPr>
          <w:spacing w:val="-2"/>
        </w:rPr>
        <w:t xml:space="preserve"> </w:t>
      </w:r>
      <w:proofErr w:type="spellStart"/>
      <w:r>
        <w:t>get_</w:t>
      </w:r>
      <w:proofErr w:type="gramStart"/>
      <w:r>
        <w:t>data</w:t>
      </w:r>
      <w:proofErr w:type="spellEnd"/>
      <w:r>
        <w:t>(</w:t>
      </w:r>
      <w:proofErr w:type="gramEnd"/>
      <w:r>
        <w:t>)</w:t>
      </w:r>
      <w:r>
        <w:rPr>
          <w:spacing w:val="-2"/>
        </w:rPr>
        <w:t xml:space="preserve"> </w:t>
      </w:r>
      <w:r>
        <w:t>function</w:t>
      </w:r>
      <w:r>
        <w:rPr>
          <w:spacing w:val="-2"/>
        </w:rPr>
        <w:t xml:space="preserve"> </w:t>
      </w:r>
      <w:r>
        <w:t>and</w:t>
      </w:r>
      <w:r>
        <w:rPr>
          <w:spacing w:val="-2"/>
        </w:rPr>
        <w:t xml:space="preserve"> </w:t>
      </w:r>
      <w:r>
        <w:t>manipulate</w:t>
      </w:r>
      <w:r>
        <w:rPr>
          <w:spacing w:val="-2"/>
        </w:rPr>
        <w:t xml:space="preserve"> </w:t>
      </w:r>
      <w:r>
        <w:t>and</w:t>
      </w:r>
      <w:r>
        <w:rPr>
          <w:spacing w:val="-2"/>
        </w:rPr>
        <w:t xml:space="preserve"> </w:t>
      </w:r>
      <w:r>
        <w:t>load</w:t>
      </w:r>
      <w:r>
        <w:rPr>
          <w:spacing w:val="-2"/>
        </w:rPr>
        <w:t xml:space="preserve"> </w:t>
      </w:r>
      <w:r>
        <w:t>it</w:t>
      </w:r>
      <w:r>
        <w:rPr>
          <w:spacing w:val="-2"/>
        </w:rPr>
        <w:t xml:space="preserve"> </w:t>
      </w:r>
      <w:r>
        <w:t>with</w:t>
      </w:r>
      <w:r>
        <w:rPr>
          <w:spacing w:val="-2"/>
        </w:rPr>
        <w:t xml:space="preserve"> </w:t>
      </w:r>
      <w:r>
        <w:t>the</w:t>
      </w:r>
      <w:r>
        <w:rPr>
          <w:spacing w:val="-2"/>
        </w:rPr>
        <w:t xml:space="preserve"> </w:t>
      </w:r>
      <w:r>
        <w:t>new</w:t>
      </w:r>
      <w:r>
        <w:rPr>
          <w:spacing w:val="-2"/>
        </w:rPr>
        <w:t xml:space="preserve"> </w:t>
      </w:r>
      <w:r>
        <w:t xml:space="preserve">data. </w:t>
      </w:r>
    </w:p>
    <w:p w14:paraId="14778C65" w14:textId="0E26A29C" w:rsidR="0088220B" w:rsidRDefault="0088220B" w:rsidP="006C65BB">
      <w:pPr>
        <w:pStyle w:val="UserGuider"/>
      </w:pPr>
      <w:r>
        <w:t>Return:</w:t>
      </w:r>
    </w:p>
    <w:p w14:paraId="4951CBCB" w14:textId="77777777" w:rsidR="0088220B" w:rsidRDefault="0088220B" w:rsidP="006C65BB">
      <w:pPr>
        <w:pStyle w:val="UserGuider"/>
      </w:pPr>
      <w:r>
        <w:t>Boolean:</w:t>
      </w:r>
      <w:r>
        <w:rPr>
          <w:spacing w:val="-3"/>
        </w:rPr>
        <w:t xml:space="preserve"> </w:t>
      </w:r>
      <w:r>
        <w:t>(TRUE</w:t>
      </w:r>
      <w:r>
        <w:rPr>
          <w:spacing w:val="-3"/>
        </w:rPr>
        <w:t xml:space="preserve"> </w:t>
      </w:r>
      <w:r>
        <w:t>if</w:t>
      </w:r>
      <w:r>
        <w:rPr>
          <w:spacing w:val="-3"/>
        </w:rPr>
        <w:t xml:space="preserve"> </w:t>
      </w:r>
      <w:r>
        <w:t>the</w:t>
      </w:r>
      <w:r>
        <w:rPr>
          <w:spacing w:val="-3"/>
        </w:rPr>
        <w:t xml:space="preserve"> </w:t>
      </w:r>
      <w:r>
        <w:t>process</w:t>
      </w:r>
      <w:r>
        <w:rPr>
          <w:spacing w:val="-3"/>
        </w:rPr>
        <w:t xml:space="preserve"> </w:t>
      </w:r>
      <w:r>
        <w:t>occurred</w:t>
      </w:r>
      <w:r>
        <w:rPr>
          <w:spacing w:val="-3"/>
        </w:rPr>
        <w:t xml:space="preserve"> </w:t>
      </w:r>
      <w:r>
        <w:t>without</w:t>
      </w:r>
      <w:r>
        <w:rPr>
          <w:spacing w:val="-3"/>
        </w:rPr>
        <w:t xml:space="preserve"> </w:t>
      </w:r>
      <w:r>
        <w:t>errors</w:t>
      </w:r>
      <w:r>
        <w:rPr>
          <w:spacing w:val="-3"/>
        </w:rPr>
        <w:t xml:space="preserve"> </w:t>
      </w:r>
      <w:r>
        <w:t>and</w:t>
      </w:r>
      <w:r>
        <w:rPr>
          <w:spacing w:val="-3"/>
        </w:rPr>
        <w:t xml:space="preserve"> </w:t>
      </w:r>
      <w:r>
        <w:t>FALSE</w:t>
      </w:r>
      <w:r>
        <w:rPr>
          <w:spacing w:val="-3"/>
        </w:rPr>
        <w:t xml:space="preserve"> </w:t>
      </w:r>
      <w:r>
        <w:t>if</w:t>
      </w:r>
      <w:r>
        <w:rPr>
          <w:spacing w:val="-3"/>
        </w:rPr>
        <w:t xml:space="preserve"> </w:t>
      </w:r>
      <w:r>
        <w:t>had</w:t>
      </w:r>
      <w:r>
        <w:rPr>
          <w:spacing w:val="-3"/>
        </w:rPr>
        <w:t xml:space="preserve"> </w:t>
      </w:r>
      <w:r>
        <w:t>some</w:t>
      </w:r>
      <w:r>
        <w:rPr>
          <w:spacing w:val="-3"/>
        </w:rPr>
        <w:t xml:space="preserve"> </w:t>
      </w:r>
      <w:r>
        <w:t xml:space="preserve">errors). </w:t>
      </w:r>
      <w:r>
        <w:rPr>
          <w:spacing w:val="-2"/>
        </w:rPr>
        <w:t>Examples:</w:t>
      </w:r>
    </w:p>
    <w:p w14:paraId="62040110" w14:textId="77777777" w:rsidR="0088220B" w:rsidRPr="005E598E" w:rsidRDefault="0088220B" w:rsidP="005E598E">
      <w:pPr>
        <w:pStyle w:val="code2"/>
      </w:pPr>
      <w:r w:rsidRPr="005E598E">
        <w:t xml:space="preserve">&gt;&gt;&gt; from </w:t>
      </w:r>
      <w:proofErr w:type="spellStart"/>
      <w:proofErr w:type="gramStart"/>
      <w:r w:rsidRPr="005E598E">
        <w:t>igem.server</w:t>
      </w:r>
      <w:proofErr w:type="spellEnd"/>
      <w:proofErr w:type="gramEnd"/>
      <w:r w:rsidRPr="005E598E">
        <w:t xml:space="preserve"> import </w:t>
      </w:r>
      <w:proofErr w:type="spellStart"/>
      <w:r w:rsidRPr="005E598E">
        <w:t>sql</w:t>
      </w:r>
      <w:proofErr w:type="spellEnd"/>
    </w:p>
    <w:p w14:paraId="6E9DC040" w14:textId="77777777" w:rsidR="005E598E" w:rsidRDefault="0088220B" w:rsidP="005E598E">
      <w:pPr>
        <w:pStyle w:val="code2"/>
      </w:pPr>
      <w:r w:rsidRPr="005E598E">
        <w:t xml:space="preserve">&gt;&gt;&gt; </w:t>
      </w:r>
      <w:proofErr w:type="spellStart"/>
      <w:proofErr w:type="gramStart"/>
      <w:r w:rsidRPr="005E598E">
        <w:t>sql.load</w:t>
      </w:r>
      <w:proofErr w:type="gramEnd"/>
      <w:r w:rsidRPr="005E598E">
        <w:t>_data</w:t>
      </w:r>
      <w:proofErr w:type="spellEnd"/>
      <w:r w:rsidRPr="005E598E">
        <w:t>(</w:t>
      </w:r>
    </w:p>
    <w:p w14:paraId="1875C901" w14:textId="0056623A" w:rsidR="0088220B" w:rsidRDefault="0088220B" w:rsidP="005E598E">
      <w:pPr>
        <w:pStyle w:val="code2"/>
        <w:ind w:left="1108"/>
      </w:pPr>
      <w:r w:rsidRPr="005E598E">
        <w:t>table="</w:t>
      </w:r>
      <w:proofErr w:type="spellStart"/>
      <w:r w:rsidRPr="005E598E">
        <w:t>datasource</w:t>
      </w:r>
      <w:proofErr w:type="spellEnd"/>
      <w:r w:rsidRPr="005E598E">
        <w:t>”</w:t>
      </w:r>
      <w:r w:rsidRPr="005E598E">
        <w:t xml:space="preserve"> path</w:t>
      </w:r>
      <w:proofErr w:type="gramStart"/>
      <w:r w:rsidRPr="005E598E">
        <w:t>=</w:t>
      </w:r>
      <w:r w:rsidRPr="005E598E">
        <w:t>”</w:t>
      </w:r>
      <w:r w:rsidRPr="005E598E">
        <w:t>{</w:t>
      </w:r>
      <w:proofErr w:type="spellStart"/>
      <w:proofErr w:type="gramEnd"/>
      <w:r w:rsidRPr="005E598E">
        <w:t>your_path</w:t>
      </w:r>
      <w:proofErr w:type="spellEnd"/>
      <w:r w:rsidRPr="005E598E">
        <w:t>}/datasource.csv</w:t>
      </w:r>
      <w:r w:rsidRPr="005E598E">
        <w:t>”</w:t>
      </w:r>
      <w:r w:rsidRPr="005E598E">
        <w:t>)</w:t>
      </w:r>
    </w:p>
    <w:p w14:paraId="0D02F6C2" w14:textId="77777777" w:rsidR="005E598E" w:rsidRPr="005E598E" w:rsidRDefault="005E598E" w:rsidP="005E598E">
      <w:pPr>
        <w:pStyle w:val="code2"/>
        <w:ind w:left="1108"/>
      </w:pPr>
    </w:p>
    <w:p w14:paraId="79ACDCD0" w14:textId="77777777" w:rsidR="0088220B" w:rsidRPr="005E598E" w:rsidRDefault="0088220B" w:rsidP="006C65BB">
      <w:pPr>
        <w:pStyle w:val="UserGuider"/>
      </w:pPr>
      <w:proofErr w:type="spellStart"/>
      <w:r w:rsidRPr="005E598E">
        <w:t>delete_data</w:t>
      </w:r>
      <w:proofErr w:type="spellEnd"/>
    </w:p>
    <w:p w14:paraId="77A01344" w14:textId="77777777" w:rsidR="0088220B" w:rsidRDefault="0088220B" w:rsidP="006C65BB">
      <w:pPr>
        <w:pStyle w:val="UserGuider"/>
      </w:pPr>
      <w:r>
        <w:t xml:space="preserve">Allows deleting a record from the given table. The deletion will be carried out in all records related to the informed parameter. For example, if we delete a </w:t>
      </w:r>
      <w:proofErr w:type="spellStart"/>
      <w:r>
        <w:t>datasource</w:t>
      </w:r>
      <w:proofErr w:type="spellEnd"/>
      <w:r>
        <w:t xml:space="preserve">, the connectors, </w:t>
      </w:r>
      <w:proofErr w:type="spellStart"/>
      <w:r>
        <w:t>ds_columns</w:t>
      </w:r>
      <w:proofErr w:type="spellEnd"/>
      <w:r>
        <w:t xml:space="preserve">, and </w:t>
      </w:r>
      <w:proofErr w:type="spellStart"/>
      <w:r>
        <w:t>termmap</w:t>
      </w:r>
      <w:proofErr w:type="spellEnd"/>
      <w:r>
        <w:t xml:space="preserve"> associated with the </w:t>
      </w:r>
      <w:proofErr w:type="spellStart"/>
      <w:r>
        <w:t>datasource</w:t>
      </w:r>
      <w:proofErr w:type="spellEnd"/>
      <w:r>
        <w:t xml:space="preserve"> will be deleted.</w:t>
      </w:r>
    </w:p>
    <w:p w14:paraId="531013B5" w14:textId="77777777" w:rsidR="0088220B" w:rsidRDefault="0088220B" w:rsidP="006C65BB">
      <w:pPr>
        <w:pStyle w:val="UserGuider"/>
      </w:pPr>
      <w:r>
        <w:t>Parameters:</w:t>
      </w:r>
    </w:p>
    <w:p w14:paraId="2AD0F846" w14:textId="77777777" w:rsidR="0088220B" w:rsidRDefault="0088220B" w:rsidP="006C65BB">
      <w:pPr>
        <w:pStyle w:val="UserGuider"/>
      </w:pPr>
      <w:r>
        <w:t>Only</w:t>
      </w:r>
      <w:r>
        <w:rPr>
          <w:spacing w:val="-2"/>
        </w:rPr>
        <w:t xml:space="preserve"> </w:t>
      </w:r>
      <w:r>
        <w:t>the</w:t>
      </w:r>
      <w:r>
        <w:rPr>
          <w:spacing w:val="-2"/>
        </w:rPr>
        <w:t xml:space="preserve"> </w:t>
      </w:r>
      <w:r>
        <w:t>table</w:t>
      </w:r>
      <w:r>
        <w:rPr>
          <w:spacing w:val="-2"/>
        </w:rPr>
        <w:t xml:space="preserve"> </w:t>
      </w:r>
      <w:r>
        <w:t>parameter</w:t>
      </w:r>
      <w:r>
        <w:rPr>
          <w:spacing w:val="-2"/>
        </w:rPr>
        <w:t xml:space="preserve"> </w:t>
      </w:r>
      <w:r>
        <w:t>will</w:t>
      </w:r>
      <w:r>
        <w:rPr>
          <w:spacing w:val="-2"/>
        </w:rPr>
        <w:t xml:space="preserve"> </w:t>
      </w:r>
      <w:r>
        <w:t>always</w:t>
      </w:r>
      <w:r>
        <w:rPr>
          <w:spacing w:val="-2"/>
        </w:rPr>
        <w:t xml:space="preserve"> </w:t>
      </w:r>
      <w:r>
        <w:t>be</w:t>
      </w:r>
      <w:r>
        <w:rPr>
          <w:spacing w:val="-2"/>
        </w:rPr>
        <w:t xml:space="preserve"> </w:t>
      </w:r>
      <w:r>
        <w:t>requested,</w:t>
      </w:r>
      <w:r>
        <w:rPr>
          <w:spacing w:val="-2"/>
        </w:rPr>
        <w:t xml:space="preserve"> </w:t>
      </w:r>
      <w:r>
        <w:t>the</w:t>
      </w:r>
      <w:r>
        <w:rPr>
          <w:spacing w:val="-2"/>
        </w:rPr>
        <w:t xml:space="preserve"> </w:t>
      </w:r>
      <w:r>
        <w:t>others</w:t>
      </w:r>
      <w:r>
        <w:rPr>
          <w:spacing w:val="-2"/>
        </w:rPr>
        <w:t xml:space="preserve"> </w:t>
      </w:r>
      <w:r>
        <w:t>will</w:t>
      </w:r>
      <w:r>
        <w:rPr>
          <w:spacing w:val="-2"/>
        </w:rPr>
        <w:t xml:space="preserve"> </w:t>
      </w:r>
      <w:r>
        <w:t>depend</w:t>
      </w:r>
      <w:r>
        <w:rPr>
          <w:spacing w:val="-2"/>
        </w:rPr>
        <w:t xml:space="preserve"> </w:t>
      </w:r>
      <w:r>
        <w:t>on</w:t>
      </w:r>
      <w:r>
        <w:rPr>
          <w:spacing w:val="-2"/>
        </w:rPr>
        <w:t xml:space="preserve"> </w:t>
      </w:r>
      <w:r>
        <w:t>the</w:t>
      </w:r>
      <w:r>
        <w:rPr>
          <w:spacing w:val="-2"/>
        </w:rPr>
        <w:t xml:space="preserve"> </w:t>
      </w:r>
      <w:r>
        <w:t>selected</w:t>
      </w:r>
      <w:r>
        <w:rPr>
          <w:spacing w:val="-2"/>
        </w:rPr>
        <w:t xml:space="preserve"> </w:t>
      </w:r>
      <w:r>
        <w:t>table,</w:t>
      </w:r>
      <w:r>
        <w:rPr>
          <w:spacing w:val="-2"/>
        </w:rPr>
        <w:t xml:space="preserve"> </w:t>
      </w:r>
      <w:r>
        <w:t>functioning</w:t>
      </w:r>
      <w:r>
        <w:rPr>
          <w:spacing w:val="-2"/>
        </w:rPr>
        <w:t xml:space="preserve"> </w:t>
      </w:r>
      <w:r>
        <w:t>as</w:t>
      </w:r>
      <w:r>
        <w:rPr>
          <w:spacing w:val="-2"/>
        </w:rPr>
        <w:t xml:space="preserve"> </w:t>
      </w:r>
      <w:r>
        <w:t>a record that will be eliminated.</w:t>
      </w:r>
    </w:p>
    <w:p w14:paraId="743B62CD" w14:textId="78905234" w:rsidR="005E598E" w:rsidRDefault="0088220B" w:rsidP="006C65BB">
      <w:pPr>
        <w:pStyle w:val="UserGuider"/>
        <w:rPr>
          <w:spacing w:val="41"/>
        </w:rPr>
      </w:pPr>
      <w:r>
        <w:t xml:space="preserve">table: </w:t>
      </w:r>
      <w:r>
        <w:rPr>
          <w:spacing w:val="-5"/>
        </w:rPr>
        <w:t>str</w:t>
      </w:r>
      <w:r w:rsidR="005E598E">
        <w:rPr>
          <w:spacing w:val="-5"/>
        </w:rPr>
        <w:tab/>
      </w:r>
      <w:r>
        <w:t>(</w:t>
      </w:r>
      <w:proofErr w:type="spellStart"/>
      <w:r>
        <w:t>datasource</w:t>
      </w:r>
      <w:proofErr w:type="spellEnd"/>
      <w:r>
        <w:t>,</w:t>
      </w:r>
      <w:r>
        <w:rPr>
          <w:spacing w:val="31"/>
        </w:rPr>
        <w:t xml:space="preserve"> </w:t>
      </w:r>
      <w:r>
        <w:t>connector,</w:t>
      </w:r>
      <w:r>
        <w:rPr>
          <w:spacing w:val="31"/>
        </w:rPr>
        <w:t xml:space="preserve"> </w:t>
      </w:r>
      <w:proofErr w:type="spellStart"/>
      <w:r>
        <w:t>ds_column</w:t>
      </w:r>
      <w:proofErr w:type="spellEnd"/>
      <w:r>
        <w:t>,</w:t>
      </w:r>
      <w:r>
        <w:rPr>
          <w:spacing w:val="31"/>
        </w:rPr>
        <w:t xml:space="preserve"> </w:t>
      </w:r>
      <w:proofErr w:type="spellStart"/>
      <w:r>
        <w:t>term_group</w:t>
      </w:r>
      <w:proofErr w:type="spellEnd"/>
      <w:r>
        <w:t>,</w:t>
      </w:r>
      <w:r>
        <w:rPr>
          <w:spacing w:val="31"/>
        </w:rPr>
        <w:t xml:space="preserve"> </w:t>
      </w:r>
      <w:proofErr w:type="spellStart"/>
      <w:r>
        <w:t>term_category</w:t>
      </w:r>
      <w:proofErr w:type="spellEnd"/>
      <w:r>
        <w:t>,</w:t>
      </w:r>
      <w:r>
        <w:rPr>
          <w:spacing w:val="31"/>
        </w:rPr>
        <w:t xml:space="preserve"> </w:t>
      </w:r>
      <w:r>
        <w:t>term,</w:t>
      </w:r>
      <w:r>
        <w:rPr>
          <w:spacing w:val="31"/>
        </w:rPr>
        <w:t xml:space="preserve"> </w:t>
      </w:r>
      <w:r>
        <w:t>prefix,</w:t>
      </w:r>
      <w:r>
        <w:rPr>
          <w:spacing w:val="31"/>
        </w:rPr>
        <w:t xml:space="preserve"> </w:t>
      </w:r>
      <w:proofErr w:type="spellStart"/>
      <w:r>
        <w:t>wordterm</w:t>
      </w:r>
      <w:proofErr w:type="spellEnd"/>
      <w:r>
        <w:t>,</w:t>
      </w:r>
      <w:r>
        <w:rPr>
          <w:spacing w:val="31"/>
        </w:rPr>
        <w:t xml:space="preserve"> </w:t>
      </w:r>
      <w:proofErr w:type="spellStart"/>
      <w:r>
        <w:t>termmap</w:t>
      </w:r>
      <w:proofErr w:type="spellEnd"/>
      <w:r>
        <w:t>,</w:t>
      </w:r>
      <w:r>
        <w:rPr>
          <w:spacing w:val="31"/>
        </w:rPr>
        <w:t xml:space="preserve"> </w:t>
      </w:r>
      <w:proofErr w:type="spellStart"/>
      <w:r>
        <w:t>wordmap</w:t>
      </w:r>
      <w:proofErr w:type="spellEnd"/>
      <w:r>
        <w:t>, workflow)</w:t>
      </w:r>
    </w:p>
    <w:p w14:paraId="2B335EA5" w14:textId="77777777" w:rsidR="0088220B" w:rsidRDefault="0088220B" w:rsidP="006C65BB">
      <w:pPr>
        <w:pStyle w:val="UserGuider"/>
      </w:pPr>
      <w:r>
        <w:t>(Filter argument. It is used to filter the field, with the dictionary key being the selection argument and the dictionary value being the field selected as the filter. Without this parameter, the function will return all values of the field.)</w:t>
      </w:r>
    </w:p>
    <w:p w14:paraId="6CC2AB64" w14:textId="77777777" w:rsidR="0088220B" w:rsidRDefault="0088220B" w:rsidP="006C65BB">
      <w:pPr>
        <w:pStyle w:val="UserGuider"/>
      </w:pPr>
      <w:r>
        <w:t>Return:</w:t>
      </w:r>
    </w:p>
    <w:p w14:paraId="0336182A" w14:textId="77777777" w:rsidR="0088220B" w:rsidRDefault="0088220B" w:rsidP="006C65BB">
      <w:pPr>
        <w:pStyle w:val="UserGuider"/>
      </w:pPr>
      <w:r>
        <w:t>Boolean:</w:t>
      </w:r>
      <w:r>
        <w:rPr>
          <w:spacing w:val="-3"/>
        </w:rPr>
        <w:t xml:space="preserve"> </w:t>
      </w:r>
      <w:r>
        <w:t>(TRUE</w:t>
      </w:r>
      <w:r>
        <w:rPr>
          <w:spacing w:val="-3"/>
        </w:rPr>
        <w:t xml:space="preserve"> </w:t>
      </w:r>
      <w:r>
        <w:t>if</w:t>
      </w:r>
      <w:r>
        <w:rPr>
          <w:spacing w:val="-3"/>
        </w:rPr>
        <w:t xml:space="preserve"> </w:t>
      </w:r>
      <w:r>
        <w:t>the</w:t>
      </w:r>
      <w:r>
        <w:rPr>
          <w:spacing w:val="-3"/>
        </w:rPr>
        <w:t xml:space="preserve"> </w:t>
      </w:r>
      <w:r>
        <w:t>process</w:t>
      </w:r>
      <w:r>
        <w:rPr>
          <w:spacing w:val="-3"/>
        </w:rPr>
        <w:t xml:space="preserve"> </w:t>
      </w:r>
      <w:r>
        <w:t>occurred</w:t>
      </w:r>
      <w:r>
        <w:rPr>
          <w:spacing w:val="-3"/>
        </w:rPr>
        <w:t xml:space="preserve"> </w:t>
      </w:r>
      <w:r>
        <w:t>without</w:t>
      </w:r>
      <w:r>
        <w:rPr>
          <w:spacing w:val="-3"/>
        </w:rPr>
        <w:t xml:space="preserve"> </w:t>
      </w:r>
      <w:r>
        <w:t>errors</w:t>
      </w:r>
      <w:r>
        <w:rPr>
          <w:spacing w:val="-3"/>
        </w:rPr>
        <w:t xml:space="preserve"> </w:t>
      </w:r>
      <w:r>
        <w:t>and</w:t>
      </w:r>
      <w:r>
        <w:rPr>
          <w:spacing w:val="-3"/>
        </w:rPr>
        <w:t xml:space="preserve"> </w:t>
      </w:r>
      <w:r>
        <w:t>FALSE</w:t>
      </w:r>
      <w:r>
        <w:rPr>
          <w:spacing w:val="-3"/>
        </w:rPr>
        <w:t xml:space="preserve"> </w:t>
      </w:r>
      <w:r>
        <w:t>if</w:t>
      </w:r>
      <w:r>
        <w:rPr>
          <w:spacing w:val="-3"/>
        </w:rPr>
        <w:t xml:space="preserve"> </w:t>
      </w:r>
      <w:r>
        <w:t>had</w:t>
      </w:r>
      <w:r>
        <w:rPr>
          <w:spacing w:val="-3"/>
        </w:rPr>
        <w:t xml:space="preserve"> </w:t>
      </w:r>
      <w:r>
        <w:t>some</w:t>
      </w:r>
      <w:r>
        <w:rPr>
          <w:spacing w:val="-3"/>
        </w:rPr>
        <w:t xml:space="preserve"> </w:t>
      </w:r>
      <w:r>
        <w:t xml:space="preserve">errors). </w:t>
      </w:r>
      <w:r>
        <w:rPr>
          <w:spacing w:val="-2"/>
        </w:rPr>
        <w:t>Examples:</w:t>
      </w:r>
    </w:p>
    <w:p w14:paraId="4D49A80C" w14:textId="77777777" w:rsidR="0088220B" w:rsidRDefault="0088220B" w:rsidP="005E598E">
      <w:pPr>
        <w:pStyle w:val="code2"/>
      </w:pPr>
      <w:r>
        <w:t xml:space="preserve">&gt;&gt;&gt; from </w:t>
      </w:r>
      <w:proofErr w:type="spellStart"/>
      <w:proofErr w:type="gramStart"/>
      <w:r>
        <w:t>igem.server</w:t>
      </w:r>
      <w:proofErr w:type="spellEnd"/>
      <w:proofErr w:type="gramEnd"/>
      <w:r>
        <w:t xml:space="preserve"> import </w:t>
      </w:r>
      <w:proofErr w:type="spellStart"/>
      <w:r>
        <w:rPr>
          <w:spacing w:val="-5"/>
        </w:rPr>
        <w:t>sql</w:t>
      </w:r>
      <w:proofErr w:type="spellEnd"/>
    </w:p>
    <w:p w14:paraId="1DC0B552" w14:textId="77777777" w:rsidR="0088220B" w:rsidRDefault="0088220B" w:rsidP="005E598E">
      <w:pPr>
        <w:pStyle w:val="code2"/>
      </w:pPr>
      <w:r>
        <w:t xml:space="preserve">&gt;&gt;&gt; </w:t>
      </w:r>
      <w:proofErr w:type="spellStart"/>
      <w:proofErr w:type="gramStart"/>
      <w:r>
        <w:t>sql.delete</w:t>
      </w:r>
      <w:proofErr w:type="gramEnd"/>
      <w:r>
        <w:t>_data</w:t>
      </w:r>
      <w:proofErr w:type="spellEnd"/>
      <w:r>
        <w:t xml:space="preserve">( </w:t>
      </w:r>
      <w:r>
        <w:rPr>
          <w:spacing w:val="-2"/>
        </w:rPr>
        <w:t>table='</w:t>
      </w:r>
      <w:proofErr w:type="spellStart"/>
      <w:r>
        <w:rPr>
          <w:spacing w:val="-2"/>
        </w:rPr>
        <w:t>datasource</w:t>
      </w:r>
      <w:proofErr w:type="spellEnd"/>
      <w:r>
        <w:rPr>
          <w:spacing w:val="-2"/>
        </w:rPr>
        <w:t>',</w:t>
      </w:r>
    </w:p>
    <w:p w14:paraId="04F8D6EC" w14:textId="77777777" w:rsidR="0088220B" w:rsidRDefault="0088220B" w:rsidP="005E598E">
      <w:pPr>
        <w:pStyle w:val="code2"/>
      </w:pPr>
      <w:proofErr w:type="spellStart"/>
      <w:r>
        <w:t>datasource</w:t>
      </w:r>
      <w:proofErr w:type="spellEnd"/>
      <w:proofErr w:type="gramStart"/>
      <w:r>
        <w:t>={</w:t>
      </w:r>
      <w:proofErr w:type="gramEnd"/>
      <w:r>
        <w:t>'</w:t>
      </w:r>
      <w:proofErr w:type="spellStart"/>
      <w:r>
        <w:t>datasource</w:t>
      </w:r>
      <w:proofErr w:type="spellEnd"/>
      <w:r>
        <w:rPr>
          <w:spacing w:val="60"/>
          <w:w w:val="150"/>
          <w:u w:val="single"/>
        </w:rPr>
        <w:t xml:space="preserve"> </w:t>
      </w:r>
      <w:r>
        <w:t xml:space="preserve">in': </w:t>
      </w:r>
      <w:r>
        <w:rPr>
          <w:spacing w:val="-2"/>
        </w:rPr>
        <w:t>[ds_01]}</w:t>
      </w:r>
    </w:p>
    <w:p w14:paraId="5959BDD3" w14:textId="53AE7AB8" w:rsidR="0088220B" w:rsidRDefault="0088220B" w:rsidP="005E598E">
      <w:pPr>
        <w:pStyle w:val="code2"/>
      </w:pPr>
      <w:r>
        <w:t>)</w:t>
      </w:r>
    </w:p>
    <w:p w14:paraId="67A6B8FC" w14:textId="77777777" w:rsidR="005E598E" w:rsidRDefault="005E598E" w:rsidP="005E598E">
      <w:pPr>
        <w:pStyle w:val="code2"/>
      </w:pPr>
    </w:p>
    <w:p w14:paraId="62D43A4A" w14:textId="77777777" w:rsidR="0088220B" w:rsidRPr="005E598E" w:rsidRDefault="0088220B" w:rsidP="006C65BB">
      <w:pPr>
        <w:pStyle w:val="UserGuider"/>
      </w:pPr>
      <w:proofErr w:type="spellStart"/>
      <w:r w:rsidRPr="005E598E">
        <w:t>truncate_table</w:t>
      </w:r>
      <w:proofErr w:type="spellEnd"/>
    </w:p>
    <w:p w14:paraId="02CD25A4" w14:textId="77777777" w:rsidR="0088220B" w:rsidRDefault="0088220B" w:rsidP="006C65BB">
      <w:pPr>
        <w:pStyle w:val="UserGuider"/>
      </w:pPr>
      <w:r>
        <w:t>Will delete all records from a table, never use this function, with excess if the need is to restart a new instance of the database, free up log table space or in test environments.</w:t>
      </w:r>
    </w:p>
    <w:p w14:paraId="1329C89E" w14:textId="77777777" w:rsidR="0088220B" w:rsidRDefault="0088220B" w:rsidP="006C65BB">
      <w:pPr>
        <w:pStyle w:val="UserGuider"/>
      </w:pPr>
      <w:r>
        <w:t>Parameters:</w:t>
      </w:r>
    </w:p>
    <w:p w14:paraId="79B3E6B4" w14:textId="305C6771" w:rsidR="0088220B" w:rsidRDefault="0088220B" w:rsidP="006C65BB">
      <w:pPr>
        <w:pStyle w:val="UserGuider"/>
      </w:pPr>
      <w:r>
        <w:t xml:space="preserve">table: </w:t>
      </w:r>
      <w:r>
        <w:rPr>
          <w:spacing w:val="-5"/>
        </w:rPr>
        <w:t>str</w:t>
      </w:r>
      <w:r w:rsidR="005E598E">
        <w:rPr>
          <w:spacing w:val="-5"/>
        </w:rPr>
        <w:tab/>
      </w:r>
      <w:r>
        <w:t>(</w:t>
      </w:r>
      <w:proofErr w:type="spellStart"/>
      <w:r>
        <w:t>datasource</w:t>
      </w:r>
      <w:proofErr w:type="spellEnd"/>
      <w:r>
        <w:t xml:space="preserve">, connector, </w:t>
      </w:r>
      <w:proofErr w:type="spellStart"/>
      <w:r>
        <w:t>dst</w:t>
      </w:r>
      <w:proofErr w:type="spellEnd"/>
      <w:r>
        <w:t xml:space="preserve">, </w:t>
      </w:r>
      <w:proofErr w:type="spellStart"/>
      <w:r>
        <w:t>term_group</w:t>
      </w:r>
      <w:proofErr w:type="spellEnd"/>
      <w:r>
        <w:t xml:space="preserve">, </w:t>
      </w:r>
      <w:proofErr w:type="spellStart"/>
      <w:r>
        <w:t>term_category</w:t>
      </w:r>
      <w:proofErr w:type="spellEnd"/>
      <w:r>
        <w:t xml:space="preserve">, term, prefix, </w:t>
      </w:r>
      <w:proofErr w:type="spellStart"/>
      <w:r>
        <w:t>wordterm</w:t>
      </w:r>
      <w:proofErr w:type="spellEnd"/>
      <w:r>
        <w:t xml:space="preserve">, </w:t>
      </w:r>
      <w:proofErr w:type="spellStart"/>
      <w:r>
        <w:t>termmap</w:t>
      </w:r>
      <w:proofErr w:type="spellEnd"/>
      <w:r>
        <w:t xml:space="preserve">, </w:t>
      </w:r>
      <w:proofErr w:type="spellStart"/>
      <w:r>
        <w:t>wordmap</w:t>
      </w:r>
      <w:proofErr w:type="spellEnd"/>
      <w:r>
        <w:t>, workflow, logs)</w:t>
      </w:r>
    </w:p>
    <w:p w14:paraId="05A678FC" w14:textId="77777777" w:rsidR="0088220B" w:rsidRDefault="0088220B" w:rsidP="006C65BB">
      <w:pPr>
        <w:pStyle w:val="UserGuider"/>
      </w:pPr>
      <w:r>
        <w:t>If inform table</w:t>
      </w:r>
      <w:proofErr w:type="gramStart"/>
      <w:r>
        <w:t>=”all</w:t>
      </w:r>
      <w:proofErr w:type="gramEnd"/>
      <w:r>
        <w:t>”, the function will truncate all table on GE database. The other tables of the IGEM system will be maintained.</w:t>
      </w:r>
    </w:p>
    <w:p w14:paraId="5E7C1D1C" w14:textId="77777777" w:rsidR="0088220B" w:rsidRDefault="0088220B" w:rsidP="006C65BB">
      <w:pPr>
        <w:pStyle w:val="UserGuider"/>
      </w:pPr>
      <w:r>
        <w:t>Return:</w:t>
      </w:r>
    </w:p>
    <w:p w14:paraId="5A759289" w14:textId="77777777" w:rsidR="0088220B" w:rsidRDefault="0088220B" w:rsidP="006C65BB">
      <w:pPr>
        <w:pStyle w:val="UserGuider"/>
      </w:pPr>
      <w:r>
        <w:t>Boolean:</w:t>
      </w:r>
      <w:r>
        <w:rPr>
          <w:spacing w:val="-3"/>
        </w:rPr>
        <w:t xml:space="preserve"> </w:t>
      </w:r>
      <w:r>
        <w:t>(TRUE</w:t>
      </w:r>
      <w:r>
        <w:rPr>
          <w:spacing w:val="-3"/>
        </w:rPr>
        <w:t xml:space="preserve"> </w:t>
      </w:r>
      <w:r>
        <w:t>if</w:t>
      </w:r>
      <w:r>
        <w:rPr>
          <w:spacing w:val="-3"/>
        </w:rPr>
        <w:t xml:space="preserve"> </w:t>
      </w:r>
      <w:r>
        <w:t>the</w:t>
      </w:r>
      <w:r>
        <w:rPr>
          <w:spacing w:val="-3"/>
        </w:rPr>
        <w:t xml:space="preserve"> </w:t>
      </w:r>
      <w:r>
        <w:t>process</w:t>
      </w:r>
      <w:r>
        <w:rPr>
          <w:spacing w:val="-3"/>
        </w:rPr>
        <w:t xml:space="preserve"> </w:t>
      </w:r>
      <w:r>
        <w:t>occurred</w:t>
      </w:r>
      <w:r>
        <w:rPr>
          <w:spacing w:val="-3"/>
        </w:rPr>
        <w:t xml:space="preserve"> </w:t>
      </w:r>
      <w:r>
        <w:t>without</w:t>
      </w:r>
      <w:r>
        <w:rPr>
          <w:spacing w:val="-3"/>
        </w:rPr>
        <w:t xml:space="preserve"> </w:t>
      </w:r>
      <w:r>
        <w:t>errors</w:t>
      </w:r>
      <w:r>
        <w:rPr>
          <w:spacing w:val="-3"/>
        </w:rPr>
        <w:t xml:space="preserve"> </w:t>
      </w:r>
      <w:r>
        <w:t>and</w:t>
      </w:r>
      <w:r>
        <w:rPr>
          <w:spacing w:val="-3"/>
        </w:rPr>
        <w:t xml:space="preserve"> </w:t>
      </w:r>
      <w:r>
        <w:t>FALSE</w:t>
      </w:r>
      <w:r>
        <w:rPr>
          <w:spacing w:val="-3"/>
        </w:rPr>
        <w:t xml:space="preserve"> </w:t>
      </w:r>
      <w:r>
        <w:t>if</w:t>
      </w:r>
      <w:r>
        <w:rPr>
          <w:spacing w:val="-3"/>
        </w:rPr>
        <w:t xml:space="preserve"> </w:t>
      </w:r>
      <w:r>
        <w:t>had</w:t>
      </w:r>
      <w:r>
        <w:rPr>
          <w:spacing w:val="-3"/>
        </w:rPr>
        <w:t xml:space="preserve"> </w:t>
      </w:r>
      <w:r>
        <w:t>some</w:t>
      </w:r>
      <w:r>
        <w:rPr>
          <w:spacing w:val="-3"/>
        </w:rPr>
        <w:t xml:space="preserve"> </w:t>
      </w:r>
      <w:r>
        <w:t xml:space="preserve">errors). </w:t>
      </w:r>
      <w:r>
        <w:rPr>
          <w:spacing w:val="-2"/>
        </w:rPr>
        <w:t>Examples:</w:t>
      </w:r>
    </w:p>
    <w:p w14:paraId="6B838A07" w14:textId="77777777" w:rsidR="0088220B" w:rsidRDefault="0088220B" w:rsidP="005E598E">
      <w:pPr>
        <w:pStyle w:val="code2"/>
      </w:pPr>
      <w:r>
        <w:t xml:space="preserve">&gt;&gt;&gt; from </w:t>
      </w:r>
      <w:proofErr w:type="spellStart"/>
      <w:proofErr w:type="gramStart"/>
      <w:r>
        <w:t>igem.server</w:t>
      </w:r>
      <w:proofErr w:type="spellEnd"/>
      <w:proofErr w:type="gramEnd"/>
      <w:r>
        <w:t xml:space="preserve"> import </w:t>
      </w:r>
      <w:proofErr w:type="spellStart"/>
      <w:r>
        <w:rPr>
          <w:spacing w:val="-5"/>
        </w:rPr>
        <w:t>sql</w:t>
      </w:r>
      <w:proofErr w:type="spellEnd"/>
    </w:p>
    <w:p w14:paraId="30531CD7" w14:textId="77777777" w:rsidR="0088220B" w:rsidRDefault="0088220B" w:rsidP="005E598E">
      <w:pPr>
        <w:pStyle w:val="code2"/>
      </w:pPr>
      <w:r>
        <w:t xml:space="preserve">&gt;&gt;&gt; </w:t>
      </w:r>
      <w:proofErr w:type="spellStart"/>
      <w:proofErr w:type="gramStart"/>
      <w:r>
        <w:rPr>
          <w:spacing w:val="-2"/>
        </w:rPr>
        <w:t>sql.truncate</w:t>
      </w:r>
      <w:proofErr w:type="gramEnd"/>
      <w:r>
        <w:rPr>
          <w:spacing w:val="-2"/>
        </w:rPr>
        <w:t>_table</w:t>
      </w:r>
      <w:proofErr w:type="spellEnd"/>
      <w:r>
        <w:rPr>
          <w:spacing w:val="-2"/>
        </w:rPr>
        <w:t>(</w:t>
      </w:r>
    </w:p>
    <w:p w14:paraId="7F8625F7" w14:textId="77777777" w:rsidR="0088220B" w:rsidRDefault="0088220B" w:rsidP="005E598E">
      <w:pPr>
        <w:pStyle w:val="code2"/>
      </w:pPr>
      <w:r>
        <w:rPr>
          <w:spacing w:val="-2"/>
        </w:rPr>
        <w:t>table='</w:t>
      </w:r>
      <w:proofErr w:type="spellStart"/>
      <w:r>
        <w:rPr>
          <w:spacing w:val="-2"/>
        </w:rPr>
        <w:t>datasource</w:t>
      </w:r>
      <w:proofErr w:type="spellEnd"/>
      <w:r>
        <w:rPr>
          <w:spacing w:val="-2"/>
        </w:rPr>
        <w:t>'</w:t>
      </w:r>
    </w:p>
    <w:p w14:paraId="586B67F8" w14:textId="77777777" w:rsidR="0088220B" w:rsidRDefault="0088220B" w:rsidP="005E598E">
      <w:pPr>
        <w:pStyle w:val="code2"/>
      </w:pPr>
      <w:r>
        <w:t>)</w:t>
      </w:r>
    </w:p>
    <w:p w14:paraId="6A682213" w14:textId="77777777" w:rsidR="005E598E" w:rsidRDefault="005E598E" w:rsidP="006C65BB">
      <w:pPr>
        <w:pStyle w:val="UserGuider"/>
      </w:pPr>
    </w:p>
    <w:p w14:paraId="2B807D05" w14:textId="63F934B6" w:rsidR="0088220B" w:rsidRPr="00420B15" w:rsidRDefault="0088220B" w:rsidP="006C65BB">
      <w:pPr>
        <w:pStyle w:val="UserGuider"/>
        <w:rPr>
          <w:u w:val="single"/>
        </w:rPr>
      </w:pPr>
      <w:r w:rsidRPr="00420B15">
        <w:rPr>
          <w:u w:val="single"/>
        </w:rPr>
        <w:t>backup</w:t>
      </w:r>
    </w:p>
    <w:p w14:paraId="3D1F491B" w14:textId="77777777" w:rsidR="005E598E" w:rsidRDefault="0088220B" w:rsidP="006C65BB">
      <w:pPr>
        <w:pStyle w:val="UserGuider"/>
      </w:pPr>
      <w:r w:rsidRPr="005E598E">
        <w:t xml:space="preserve">Backup the database with the internal keys. It can be performed at once for all </w:t>
      </w:r>
      <w:proofErr w:type="spellStart"/>
      <w:r w:rsidRPr="005E598E">
        <w:t>GE.sql</w:t>
      </w:r>
      <w:proofErr w:type="spellEnd"/>
      <w:r w:rsidRPr="005E598E">
        <w:t xml:space="preserve"> tables </w:t>
      </w:r>
    </w:p>
    <w:p w14:paraId="7B49002E" w14:textId="402A983E" w:rsidR="0088220B" w:rsidRPr="005E598E" w:rsidRDefault="0088220B" w:rsidP="006C65BB">
      <w:pPr>
        <w:pStyle w:val="UserGuider"/>
      </w:pPr>
      <w:r w:rsidRPr="005E598E">
        <w:t>Parameters:</w:t>
      </w:r>
    </w:p>
    <w:p w14:paraId="15620477" w14:textId="6FBFEBCA" w:rsidR="0088220B" w:rsidRPr="005E598E" w:rsidRDefault="0088220B" w:rsidP="00420B15">
      <w:pPr>
        <w:pStyle w:val="UserGuider"/>
        <w:ind w:left="720"/>
      </w:pPr>
      <w:r w:rsidRPr="005E598E">
        <w:t>table: str</w:t>
      </w:r>
      <w:r w:rsidR="005E598E">
        <w:tab/>
      </w:r>
      <w:r w:rsidRPr="005E598E">
        <w:t>(</w:t>
      </w:r>
      <w:proofErr w:type="spellStart"/>
      <w:r w:rsidRPr="005E598E">
        <w:t>datasource</w:t>
      </w:r>
      <w:proofErr w:type="spellEnd"/>
      <w:r w:rsidRPr="005E598E">
        <w:t xml:space="preserve">, connector, </w:t>
      </w:r>
      <w:proofErr w:type="spellStart"/>
      <w:r w:rsidRPr="005E598E">
        <w:t>dst</w:t>
      </w:r>
      <w:proofErr w:type="spellEnd"/>
      <w:r w:rsidRPr="005E598E">
        <w:t xml:space="preserve">, </w:t>
      </w:r>
      <w:proofErr w:type="spellStart"/>
      <w:r w:rsidRPr="005E598E">
        <w:t>term_group</w:t>
      </w:r>
      <w:proofErr w:type="spellEnd"/>
      <w:r w:rsidRPr="005E598E">
        <w:t xml:space="preserve">, </w:t>
      </w:r>
      <w:proofErr w:type="spellStart"/>
      <w:r w:rsidRPr="005E598E">
        <w:t>term_category</w:t>
      </w:r>
      <w:proofErr w:type="spellEnd"/>
      <w:r w:rsidRPr="005E598E">
        <w:t xml:space="preserve">, term, prefix, </w:t>
      </w:r>
      <w:proofErr w:type="spellStart"/>
      <w:r w:rsidRPr="005E598E">
        <w:t>wordterm</w:t>
      </w:r>
      <w:proofErr w:type="spellEnd"/>
      <w:r w:rsidRPr="005E598E">
        <w:t xml:space="preserve">, </w:t>
      </w:r>
      <w:proofErr w:type="spellStart"/>
      <w:r w:rsidRPr="005E598E">
        <w:t>termmap</w:t>
      </w:r>
      <w:proofErr w:type="spellEnd"/>
      <w:r w:rsidRPr="005E598E">
        <w:t xml:space="preserve">, </w:t>
      </w:r>
      <w:proofErr w:type="spellStart"/>
      <w:r w:rsidRPr="005E598E">
        <w:t>wordmap</w:t>
      </w:r>
      <w:proofErr w:type="spellEnd"/>
      <w:r w:rsidRPr="005E598E">
        <w:t>, workflow, logs)</w:t>
      </w:r>
    </w:p>
    <w:p w14:paraId="238BB892" w14:textId="29929CE1" w:rsidR="0088220B" w:rsidRPr="005E598E" w:rsidRDefault="0088220B" w:rsidP="00420B15">
      <w:pPr>
        <w:pStyle w:val="UserGuider"/>
        <w:ind w:left="720"/>
      </w:pPr>
      <w:proofErr w:type="spellStart"/>
      <w:r w:rsidRPr="005E598E">
        <w:t>path_out</w:t>
      </w:r>
      <w:proofErr w:type="spellEnd"/>
      <w:r w:rsidRPr="005E598E">
        <w:t>: str</w:t>
      </w:r>
      <w:r w:rsidR="005E598E">
        <w:tab/>
      </w:r>
      <w:r w:rsidRPr="005E598E">
        <w:t>Folder path to store the generated backup files</w:t>
      </w:r>
    </w:p>
    <w:p w14:paraId="00576CFF" w14:textId="77777777" w:rsidR="005E598E" w:rsidRDefault="0088220B" w:rsidP="00420B15">
      <w:pPr>
        <w:pStyle w:val="UserGuider"/>
        <w:ind w:left="720"/>
      </w:pPr>
      <w:r w:rsidRPr="005E598E">
        <w:t>If inform table</w:t>
      </w:r>
      <w:proofErr w:type="gramStart"/>
      <w:r w:rsidRPr="005E598E">
        <w:t>=”all</w:t>
      </w:r>
      <w:proofErr w:type="gramEnd"/>
      <w:r w:rsidRPr="005E598E">
        <w:t xml:space="preserve">”, the function will </w:t>
      </w:r>
      <w:proofErr w:type="spellStart"/>
      <w:r w:rsidRPr="005E598E">
        <w:t>backup</w:t>
      </w:r>
      <w:proofErr w:type="spellEnd"/>
      <w:r w:rsidRPr="005E598E">
        <w:t xml:space="preserve"> all table on GE database. </w:t>
      </w:r>
    </w:p>
    <w:p w14:paraId="42347AE7" w14:textId="74446EB1" w:rsidR="0088220B" w:rsidRPr="005E598E" w:rsidRDefault="0088220B" w:rsidP="006C65BB">
      <w:pPr>
        <w:pStyle w:val="UserGuider"/>
      </w:pPr>
      <w:r w:rsidRPr="005E598E">
        <w:t>Return:</w:t>
      </w:r>
    </w:p>
    <w:p w14:paraId="58B0536F" w14:textId="77777777" w:rsidR="005E598E" w:rsidRDefault="0088220B" w:rsidP="00420B15">
      <w:pPr>
        <w:pStyle w:val="UserGuider"/>
        <w:ind w:firstLine="420"/>
      </w:pPr>
      <w:r w:rsidRPr="005E598E">
        <w:t xml:space="preserve">Boolean: (TRUE if the process occurred without errors and FALSE if had some errors). </w:t>
      </w:r>
    </w:p>
    <w:p w14:paraId="725BBCCB" w14:textId="4664C6D4" w:rsidR="0088220B" w:rsidRPr="005E598E" w:rsidRDefault="005E598E" w:rsidP="006C65BB">
      <w:pPr>
        <w:pStyle w:val="UserGuider"/>
      </w:pPr>
      <w:r>
        <w:t>Ex</w:t>
      </w:r>
      <w:r w:rsidR="0088220B" w:rsidRPr="005E598E">
        <w:t>amples:</w:t>
      </w:r>
    </w:p>
    <w:p w14:paraId="44669F86" w14:textId="77777777" w:rsidR="0088220B" w:rsidRDefault="0088220B" w:rsidP="005E598E">
      <w:pPr>
        <w:pStyle w:val="code2"/>
      </w:pPr>
      <w:r>
        <w:t xml:space="preserve">&gt;&gt;&gt; import </w:t>
      </w:r>
      <w:proofErr w:type="spellStart"/>
      <w:r>
        <w:rPr>
          <w:spacing w:val="-4"/>
        </w:rPr>
        <w:t>igem</w:t>
      </w:r>
      <w:proofErr w:type="spellEnd"/>
    </w:p>
    <w:p w14:paraId="3002A130" w14:textId="77777777" w:rsidR="0088220B" w:rsidRDefault="0088220B" w:rsidP="005E598E">
      <w:pPr>
        <w:pStyle w:val="code2"/>
      </w:pPr>
      <w:r>
        <w:t xml:space="preserve">&gt;&gt;&gt; </w:t>
      </w:r>
      <w:proofErr w:type="spellStart"/>
      <w:proofErr w:type="gramStart"/>
      <w:r>
        <w:t>igem.server.sql.backup</w:t>
      </w:r>
      <w:proofErr w:type="spellEnd"/>
      <w:proofErr w:type="gramEnd"/>
      <w:r>
        <w:t xml:space="preserve">( </w:t>
      </w:r>
      <w:r>
        <w:rPr>
          <w:spacing w:val="-2"/>
        </w:rPr>
        <w:t xml:space="preserve">table="", </w:t>
      </w:r>
      <w:proofErr w:type="spellStart"/>
      <w:r>
        <w:rPr>
          <w:spacing w:val="-2"/>
        </w:rPr>
        <w:t>path_out</w:t>
      </w:r>
      <w:proofErr w:type="spellEnd"/>
      <w:r>
        <w:rPr>
          <w:spacing w:val="-2"/>
        </w:rPr>
        <w:t>="/root/back")</w:t>
      </w:r>
    </w:p>
    <w:p w14:paraId="264731B2" w14:textId="77777777" w:rsidR="005E598E" w:rsidRDefault="005E598E" w:rsidP="006C65BB">
      <w:pPr>
        <w:pStyle w:val="UserGuider"/>
      </w:pPr>
    </w:p>
    <w:p w14:paraId="6FEE692E" w14:textId="789925AC" w:rsidR="0088220B" w:rsidRPr="00420B15" w:rsidRDefault="0088220B" w:rsidP="006C65BB">
      <w:pPr>
        <w:pStyle w:val="UserGuider"/>
        <w:rPr>
          <w:u w:val="single"/>
        </w:rPr>
      </w:pPr>
      <w:r w:rsidRPr="00420B15">
        <w:rPr>
          <w:u w:val="single"/>
        </w:rPr>
        <w:t>restore</w:t>
      </w:r>
    </w:p>
    <w:p w14:paraId="30FA351E" w14:textId="77777777" w:rsidR="005E598E" w:rsidRDefault="0088220B" w:rsidP="006C65BB">
      <w:pPr>
        <w:pStyle w:val="UserGuider"/>
      </w:pPr>
      <w:r w:rsidRPr="005E598E">
        <w:lastRenderedPageBreak/>
        <w:t xml:space="preserve">Restore the database with the internal keys. It can be performed at once for all </w:t>
      </w:r>
      <w:proofErr w:type="spellStart"/>
      <w:r w:rsidRPr="005E598E">
        <w:t>GE.sql</w:t>
      </w:r>
      <w:proofErr w:type="spellEnd"/>
      <w:r w:rsidRPr="005E598E">
        <w:t xml:space="preserve"> tables</w:t>
      </w:r>
    </w:p>
    <w:p w14:paraId="2845F323" w14:textId="54FAB4E2" w:rsidR="0088220B" w:rsidRPr="005E598E" w:rsidRDefault="0088220B" w:rsidP="006C65BB">
      <w:pPr>
        <w:pStyle w:val="UserGuider"/>
      </w:pPr>
      <w:r w:rsidRPr="005E598E">
        <w:t>Parameters:</w:t>
      </w:r>
    </w:p>
    <w:p w14:paraId="2E1F38B6" w14:textId="6921F099" w:rsidR="0088220B" w:rsidRPr="005E598E" w:rsidRDefault="0088220B" w:rsidP="00420B15">
      <w:pPr>
        <w:pStyle w:val="UserGuider"/>
        <w:ind w:left="720"/>
      </w:pPr>
      <w:r w:rsidRPr="005E598E">
        <w:t>table: str</w:t>
      </w:r>
      <w:r w:rsidR="005E598E">
        <w:tab/>
      </w:r>
      <w:r w:rsidRPr="005E598E">
        <w:t>(</w:t>
      </w:r>
      <w:proofErr w:type="spellStart"/>
      <w:r w:rsidRPr="005E598E">
        <w:t>datasource</w:t>
      </w:r>
      <w:proofErr w:type="spellEnd"/>
      <w:r w:rsidRPr="005E598E">
        <w:t xml:space="preserve">, connector, </w:t>
      </w:r>
      <w:proofErr w:type="spellStart"/>
      <w:r w:rsidRPr="005E598E">
        <w:t>dst</w:t>
      </w:r>
      <w:proofErr w:type="spellEnd"/>
      <w:r w:rsidRPr="005E598E">
        <w:t xml:space="preserve">, </w:t>
      </w:r>
      <w:proofErr w:type="spellStart"/>
      <w:r w:rsidRPr="005E598E">
        <w:t>term_group</w:t>
      </w:r>
      <w:proofErr w:type="spellEnd"/>
      <w:r w:rsidRPr="005E598E">
        <w:t xml:space="preserve">, </w:t>
      </w:r>
      <w:proofErr w:type="spellStart"/>
      <w:r w:rsidRPr="005E598E">
        <w:t>term_category</w:t>
      </w:r>
      <w:proofErr w:type="spellEnd"/>
      <w:r w:rsidRPr="005E598E">
        <w:t xml:space="preserve">, term, prefix, </w:t>
      </w:r>
      <w:proofErr w:type="spellStart"/>
      <w:r w:rsidRPr="005E598E">
        <w:t>wordterm</w:t>
      </w:r>
      <w:proofErr w:type="spellEnd"/>
      <w:r w:rsidRPr="005E598E">
        <w:t xml:space="preserve">, </w:t>
      </w:r>
      <w:proofErr w:type="spellStart"/>
      <w:r w:rsidRPr="005E598E">
        <w:t>termmap</w:t>
      </w:r>
      <w:proofErr w:type="spellEnd"/>
      <w:r w:rsidRPr="005E598E">
        <w:t xml:space="preserve">, </w:t>
      </w:r>
      <w:proofErr w:type="spellStart"/>
      <w:r w:rsidRPr="005E598E">
        <w:t>wordmap</w:t>
      </w:r>
      <w:proofErr w:type="spellEnd"/>
      <w:r w:rsidRPr="005E598E">
        <w:t>, workflow, logs)</w:t>
      </w:r>
    </w:p>
    <w:p w14:paraId="760C1CC3" w14:textId="725BC64E" w:rsidR="0088220B" w:rsidRPr="005E598E" w:rsidRDefault="0088220B" w:rsidP="00420B15">
      <w:pPr>
        <w:pStyle w:val="UserGuider"/>
        <w:ind w:left="720"/>
      </w:pPr>
      <w:proofErr w:type="spellStart"/>
      <w:r w:rsidRPr="005E598E">
        <w:t>path_out</w:t>
      </w:r>
      <w:proofErr w:type="spellEnd"/>
      <w:r w:rsidRPr="005E598E">
        <w:t>: str</w:t>
      </w:r>
      <w:r w:rsidR="005E598E">
        <w:tab/>
      </w:r>
      <w:r w:rsidRPr="005E598E">
        <w:t>Folder path to store the generated backup files</w:t>
      </w:r>
    </w:p>
    <w:p w14:paraId="01051180" w14:textId="77777777" w:rsidR="005E598E" w:rsidRDefault="0088220B" w:rsidP="00420B15">
      <w:pPr>
        <w:pStyle w:val="UserGuider"/>
        <w:ind w:left="720"/>
      </w:pPr>
      <w:r w:rsidRPr="005E598E">
        <w:t>If inform table</w:t>
      </w:r>
      <w:proofErr w:type="gramStart"/>
      <w:r w:rsidRPr="005E598E">
        <w:t>=”all</w:t>
      </w:r>
      <w:proofErr w:type="gramEnd"/>
      <w:r w:rsidRPr="005E598E">
        <w:t>”, the function will restore all table on GE database.</w:t>
      </w:r>
    </w:p>
    <w:p w14:paraId="49B85E73" w14:textId="7F2D1ED7" w:rsidR="0088220B" w:rsidRPr="005E598E" w:rsidRDefault="0088220B" w:rsidP="006C65BB">
      <w:pPr>
        <w:pStyle w:val="UserGuider"/>
      </w:pPr>
      <w:r w:rsidRPr="005E598E">
        <w:t>Return:</w:t>
      </w:r>
    </w:p>
    <w:p w14:paraId="62BDC292" w14:textId="77777777" w:rsidR="005E598E" w:rsidRDefault="0088220B" w:rsidP="00420B15">
      <w:pPr>
        <w:pStyle w:val="UserGuider"/>
        <w:ind w:firstLine="420"/>
      </w:pPr>
      <w:r w:rsidRPr="005E598E">
        <w:t xml:space="preserve">Boolean: (TRUE if the process occurred without errors and FALSE if had some errors). </w:t>
      </w:r>
    </w:p>
    <w:p w14:paraId="410C3420" w14:textId="45D3A069" w:rsidR="0088220B" w:rsidRPr="005E598E" w:rsidRDefault="0088220B" w:rsidP="006C65BB">
      <w:pPr>
        <w:pStyle w:val="UserGuider"/>
      </w:pPr>
      <w:r w:rsidRPr="005E598E">
        <w:t>Examples:</w:t>
      </w:r>
    </w:p>
    <w:p w14:paraId="0C387B02" w14:textId="77777777" w:rsidR="0088220B" w:rsidRDefault="0088220B" w:rsidP="005E598E">
      <w:pPr>
        <w:pStyle w:val="code2"/>
      </w:pPr>
      <w:r>
        <w:t xml:space="preserve">&gt;&gt;&gt; import </w:t>
      </w:r>
      <w:proofErr w:type="spellStart"/>
      <w:r>
        <w:rPr>
          <w:spacing w:val="-4"/>
        </w:rPr>
        <w:t>igem</w:t>
      </w:r>
      <w:proofErr w:type="spellEnd"/>
    </w:p>
    <w:p w14:paraId="6DD3A4DC" w14:textId="77777777" w:rsidR="0088220B" w:rsidRDefault="0088220B" w:rsidP="005E598E">
      <w:pPr>
        <w:pStyle w:val="code2"/>
      </w:pPr>
      <w:r>
        <w:t xml:space="preserve">&gt;&gt;&gt; </w:t>
      </w:r>
      <w:proofErr w:type="spellStart"/>
      <w:proofErr w:type="gramStart"/>
      <w:r>
        <w:t>gem.server.sql.restore</w:t>
      </w:r>
      <w:proofErr w:type="spellEnd"/>
      <w:proofErr w:type="gramEnd"/>
      <w:r>
        <w:t xml:space="preserve">( </w:t>
      </w:r>
      <w:r>
        <w:rPr>
          <w:spacing w:val="-2"/>
        </w:rPr>
        <w:t xml:space="preserve">table="", </w:t>
      </w:r>
      <w:proofErr w:type="spellStart"/>
      <w:r>
        <w:rPr>
          <w:spacing w:val="-2"/>
        </w:rPr>
        <w:t>path_out</w:t>
      </w:r>
      <w:proofErr w:type="spellEnd"/>
      <w:r>
        <w:rPr>
          <w:spacing w:val="-2"/>
        </w:rPr>
        <w:t>="/root/back")</w:t>
      </w:r>
    </w:p>
    <w:p w14:paraId="0C2B1A04" w14:textId="77777777" w:rsidR="005E598E" w:rsidRDefault="005E598E" w:rsidP="006C65BB">
      <w:pPr>
        <w:pStyle w:val="UserGuider"/>
      </w:pPr>
    </w:p>
    <w:p w14:paraId="30EBA464" w14:textId="18C9A536" w:rsidR="005E598E" w:rsidRPr="005E598E" w:rsidRDefault="005E598E" w:rsidP="006C65BB">
      <w:pPr>
        <w:pStyle w:val="UserGuider"/>
      </w:pPr>
      <w:r w:rsidRPr="005E598E">
        <w:t>Command Line</w:t>
      </w:r>
    </w:p>
    <w:p w14:paraId="23396BCB" w14:textId="6C91D029" w:rsidR="0088220B" w:rsidRDefault="0088220B" w:rsidP="006C65BB">
      <w:pPr>
        <w:pStyle w:val="UserGuider"/>
      </w:pPr>
      <w:r>
        <w:t xml:space="preserve">Within the parameters, inform the same ones used for the functions, as well as the arguments, </w:t>
      </w:r>
      <w:r>
        <w:rPr>
          <w:spacing w:val="-2"/>
        </w:rPr>
        <w:t>example:</w:t>
      </w:r>
    </w:p>
    <w:p w14:paraId="6CE90BB5" w14:textId="38034B07" w:rsidR="0088220B" w:rsidRDefault="0088220B" w:rsidP="00420B15">
      <w:pPr>
        <w:pStyle w:val="code2"/>
        <w:ind w:left="720" w:firstLine="0"/>
      </w:pPr>
      <w:r>
        <w:t xml:space="preserve">$ python manage.py </w:t>
      </w:r>
      <w:proofErr w:type="spellStart"/>
      <w:r>
        <w:t>sql</w:t>
      </w:r>
      <w:proofErr w:type="spellEnd"/>
      <w:r>
        <w:t xml:space="preserve"> --</w:t>
      </w:r>
      <w:proofErr w:type="spellStart"/>
      <w:r>
        <w:t>get_data</w:t>
      </w:r>
      <w:proofErr w:type="spellEnd"/>
      <w:r>
        <w:t xml:space="preserve"> 'table="</w:t>
      </w:r>
      <w:proofErr w:type="spellStart"/>
      <w:r>
        <w:t>datasource</w:t>
      </w:r>
      <w:proofErr w:type="spellEnd"/>
      <w:r>
        <w:t xml:space="preserve">", </w:t>
      </w:r>
      <w:proofErr w:type="spellStart"/>
      <w:r>
        <w:t>datasource</w:t>
      </w:r>
      <w:proofErr w:type="spellEnd"/>
      <w:proofErr w:type="gramStart"/>
      <w:r>
        <w:t>={</w:t>
      </w:r>
      <w:proofErr w:type="gramEnd"/>
      <w:r>
        <w:t>“</w:t>
      </w:r>
      <w:proofErr w:type="spellStart"/>
      <w:r>
        <w:t>datasource</w:t>
      </w:r>
      <w:proofErr w:type="spellEnd"/>
      <w:r>
        <w:rPr>
          <w:spacing w:val="60"/>
          <w:w w:val="150"/>
          <w:u w:val="single"/>
        </w:rPr>
        <w:t xml:space="preserve"> </w:t>
      </w:r>
      <w:r>
        <w:t>in</w:t>
      </w:r>
      <w:r>
        <w:t>”</w:t>
      </w:r>
      <w:r>
        <w:t xml:space="preserve">: </w:t>
      </w:r>
      <w:r>
        <w:rPr>
          <w:spacing w:val="-2"/>
        </w:rPr>
        <w:t>[</w:t>
      </w:r>
      <w:r>
        <w:rPr>
          <w:spacing w:val="-2"/>
        </w:rPr>
        <w:t>“</w:t>
      </w:r>
      <w:r>
        <w:rPr>
          <w:spacing w:val="-2"/>
        </w:rPr>
        <w:t>ds_</w:t>
      </w:r>
    </w:p>
    <w:p w14:paraId="43730B1A" w14:textId="77777777" w:rsidR="0088220B" w:rsidRDefault="0088220B" w:rsidP="006C65BB">
      <w:pPr>
        <w:pStyle w:val="UserGuider"/>
      </w:pPr>
      <w:r>
        <w:t xml:space="preserve">Get </w:t>
      </w:r>
      <w:r>
        <w:rPr>
          <w:spacing w:val="-2"/>
        </w:rPr>
        <w:t>data:</w:t>
      </w:r>
    </w:p>
    <w:p w14:paraId="2F7DB119" w14:textId="77777777" w:rsidR="0088220B" w:rsidRDefault="0088220B" w:rsidP="005E598E">
      <w:pPr>
        <w:pStyle w:val="code2"/>
      </w:pPr>
      <w:r>
        <w:t xml:space="preserve">$ python manage.py </w:t>
      </w:r>
      <w:proofErr w:type="spellStart"/>
      <w:r>
        <w:t>sql</w:t>
      </w:r>
      <w:proofErr w:type="spellEnd"/>
      <w:r>
        <w:t xml:space="preserve"> --</w:t>
      </w:r>
      <w:proofErr w:type="spellStart"/>
      <w:r>
        <w:t>get_data</w:t>
      </w:r>
      <w:proofErr w:type="spellEnd"/>
      <w:r>
        <w:t xml:space="preserve"> </w:t>
      </w:r>
      <w:r>
        <w:rPr>
          <w:spacing w:val="-2"/>
        </w:rPr>
        <w:t>{parameters}</w:t>
      </w:r>
    </w:p>
    <w:p w14:paraId="03FFDEF5" w14:textId="77777777" w:rsidR="0088220B" w:rsidRDefault="0088220B" w:rsidP="006C65BB">
      <w:pPr>
        <w:pStyle w:val="UserGuider"/>
      </w:pPr>
      <w:r>
        <w:t xml:space="preserve">Load </w:t>
      </w:r>
      <w:r>
        <w:rPr>
          <w:spacing w:val="-2"/>
        </w:rPr>
        <w:t>data:</w:t>
      </w:r>
    </w:p>
    <w:p w14:paraId="0A190C70" w14:textId="77777777" w:rsidR="0088220B" w:rsidRDefault="0088220B" w:rsidP="005E598E">
      <w:pPr>
        <w:pStyle w:val="code2"/>
      </w:pPr>
      <w:r>
        <w:t xml:space="preserve">$ python manage.py </w:t>
      </w:r>
      <w:proofErr w:type="spellStart"/>
      <w:r>
        <w:t>sql</w:t>
      </w:r>
      <w:proofErr w:type="spellEnd"/>
      <w:r>
        <w:t xml:space="preserve"> --</w:t>
      </w:r>
      <w:proofErr w:type="spellStart"/>
      <w:r>
        <w:t>load_data</w:t>
      </w:r>
      <w:proofErr w:type="spellEnd"/>
      <w:r>
        <w:t xml:space="preserve"> </w:t>
      </w:r>
      <w:r>
        <w:rPr>
          <w:spacing w:val="-2"/>
        </w:rPr>
        <w:t>{parameters}</w:t>
      </w:r>
    </w:p>
    <w:p w14:paraId="7DFED756" w14:textId="77777777" w:rsidR="0088220B" w:rsidRDefault="0088220B" w:rsidP="006C65BB">
      <w:pPr>
        <w:pStyle w:val="UserGuider"/>
      </w:pPr>
      <w:r>
        <w:t xml:space="preserve">Delete </w:t>
      </w:r>
      <w:r>
        <w:rPr>
          <w:spacing w:val="-2"/>
        </w:rPr>
        <w:t>data:</w:t>
      </w:r>
    </w:p>
    <w:p w14:paraId="3497F65A" w14:textId="77777777" w:rsidR="0088220B" w:rsidRDefault="0088220B" w:rsidP="005E598E">
      <w:pPr>
        <w:pStyle w:val="code2"/>
      </w:pPr>
      <w:r>
        <w:t xml:space="preserve">$ python manage.py </w:t>
      </w:r>
      <w:proofErr w:type="spellStart"/>
      <w:r>
        <w:t>sql</w:t>
      </w:r>
      <w:proofErr w:type="spellEnd"/>
      <w:r>
        <w:t xml:space="preserve"> --</w:t>
      </w:r>
      <w:proofErr w:type="spellStart"/>
      <w:r>
        <w:t>delete_data</w:t>
      </w:r>
      <w:proofErr w:type="spellEnd"/>
      <w:r>
        <w:t xml:space="preserve"> </w:t>
      </w:r>
      <w:r>
        <w:rPr>
          <w:spacing w:val="-2"/>
        </w:rPr>
        <w:t>{parameters}</w:t>
      </w:r>
    </w:p>
    <w:p w14:paraId="44D2BB21" w14:textId="77777777" w:rsidR="0088220B" w:rsidRDefault="0088220B" w:rsidP="006C65BB">
      <w:pPr>
        <w:pStyle w:val="UserGuider"/>
      </w:pPr>
      <w:r>
        <w:t xml:space="preserve">Delete all </w:t>
      </w:r>
      <w:r>
        <w:rPr>
          <w:spacing w:val="-2"/>
        </w:rPr>
        <w:t>table:</w:t>
      </w:r>
    </w:p>
    <w:p w14:paraId="6361B20F" w14:textId="77777777" w:rsidR="0088220B" w:rsidRDefault="0088220B" w:rsidP="005E598E">
      <w:pPr>
        <w:pStyle w:val="code2"/>
      </w:pPr>
      <w:r>
        <w:t xml:space="preserve">$ python manage.py </w:t>
      </w:r>
      <w:proofErr w:type="spellStart"/>
      <w:r>
        <w:t>sql</w:t>
      </w:r>
      <w:proofErr w:type="spellEnd"/>
      <w:r>
        <w:t xml:space="preserve"> --</w:t>
      </w:r>
      <w:proofErr w:type="spellStart"/>
      <w:r>
        <w:t>truncate_table</w:t>
      </w:r>
      <w:proofErr w:type="spellEnd"/>
      <w:r>
        <w:t xml:space="preserve"> </w:t>
      </w:r>
      <w:r>
        <w:rPr>
          <w:spacing w:val="-2"/>
        </w:rPr>
        <w:t>{parameters}</w:t>
      </w:r>
    </w:p>
    <w:p w14:paraId="35F8D7D2" w14:textId="77777777" w:rsidR="0088220B" w:rsidRDefault="0088220B" w:rsidP="006C65BB">
      <w:pPr>
        <w:pStyle w:val="UserGuider"/>
      </w:pPr>
      <w:r>
        <w:t xml:space="preserve">Backup (get data with internal </w:t>
      </w:r>
      <w:r>
        <w:rPr>
          <w:spacing w:val="-4"/>
        </w:rPr>
        <w:t>ID):</w:t>
      </w:r>
    </w:p>
    <w:p w14:paraId="267C5C1F" w14:textId="77777777" w:rsidR="0088220B" w:rsidRDefault="0088220B" w:rsidP="005E598E">
      <w:pPr>
        <w:pStyle w:val="code2"/>
      </w:pPr>
      <w:r>
        <w:t xml:space="preserve">$ python manage.py </w:t>
      </w:r>
      <w:proofErr w:type="spellStart"/>
      <w:r>
        <w:t>sql</w:t>
      </w:r>
      <w:proofErr w:type="spellEnd"/>
      <w:r>
        <w:t xml:space="preserve"> --backup </w:t>
      </w:r>
      <w:r>
        <w:rPr>
          <w:spacing w:val="-2"/>
        </w:rPr>
        <w:t>{parameters}</w:t>
      </w:r>
    </w:p>
    <w:p w14:paraId="0BE6DA05" w14:textId="77777777" w:rsidR="0088220B" w:rsidRDefault="0088220B" w:rsidP="006C65BB">
      <w:pPr>
        <w:pStyle w:val="UserGuider"/>
      </w:pPr>
      <w:r>
        <w:t xml:space="preserve">Restore (load data with internal </w:t>
      </w:r>
      <w:r>
        <w:rPr>
          <w:spacing w:val="-4"/>
        </w:rPr>
        <w:t>ID):</w:t>
      </w:r>
    </w:p>
    <w:p w14:paraId="3246B39B" w14:textId="77777777" w:rsidR="0088220B" w:rsidRDefault="0088220B" w:rsidP="005E598E">
      <w:pPr>
        <w:pStyle w:val="code2"/>
        <w:rPr>
          <w:spacing w:val="-2"/>
        </w:rPr>
      </w:pPr>
      <w:r>
        <w:t xml:space="preserve">$ python manage.py </w:t>
      </w:r>
      <w:proofErr w:type="spellStart"/>
      <w:r>
        <w:t>sql</w:t>
      </w:r>
      <w:proofErr w:type="spellEnd"/>
      <w:r>
        <w:t xml:space="preserve"> --restore </w:t>
      </w:r>
      <w:r>
        <w:rPr>
          <w:spacing w:val="-2"/>
        </w:rPr>
        <w:t>{parameters}</w:t>
      </w:r>
    </w:p>
    <w:p w14:paraId="1CD22980" w14:textId="7C8925F8" w:rsidR="0088220B" w:rsidRDefault="0088220B" w:rsidP="006C65BB">
      <w:pPr>
        <w:pStyle w:val="UserGuider"/>
      </w:pPr>
    </w:p>
    <w:p w14:paraId="0073AC98" w14:textId="09105704" w:rsidR="00564686" w:rsidRDefault="00564686" w:rsidP="00564686">
      <w:pPr>
        <w:pStyle w:val="Heading2"/>
      </w:pPr>
      <w:bookmarkStart w:id="45" w:name="_Toc139042868"/>
      <w:r w:rsidRPr="00564686">
        <w:t>ETL</w:t>
      </w:r>
      <w:bookmarkEnd w:id="45"/>
    </w:p>
    <w:p w14:paraId="74FA65C3" w14:textId="77777777" w:rsidR="005E598E" w:rsidRDefault="005E598E" w:rsidP="006C65BB">
      <w:pPr>
        <w:pStyle w:val="UserGuider"/>
      </w:pPr>
      <w:r>
        <w:t>The ETL process is responsible for fetching data from external sources, transforming it into a compatible standard, searching</w:t>
      </w:r>
      <w:r>
        <w:rPr>
          <w:spacing w:val="-5"/>
        </w:rPr>
        <w:t xml:space="preserve"> </w:t>
      </w:r>
      <w:r>
        <w:t>for</w:t>
      </w:r>
      <w:r>
        <w:rPr>
          <w:spacing w:val="-5"/>
        </w:rPr>
        <w:t xml:space="preserve"> </w:t>
      </w:r>
      <w:r>
        <w:t>term</w:t>
      </w:r>
      <w:r>
        <w:rPr>
          <w:spacing w:val="-5"/>
        </w:rPr>
        <w:t xml:space="preserve"> </w:t>
      </w:r>
      <w:r>
        <w:t>relationships,</w:t>
      </w:r>
      <w:r>
        <w:rPr>
          <w:spacing w:val="-5"/>
        </w:rPr>
        <w:t xml:space="preserve"> </w:t>
      </w:r>
      <w:r>
        <w:t>and</w:t>
      </w:r>
      <w:r>
        <w:rPr>
          <w:spacing w:val="-5"/>
        </w:rPr>
        <w:t xml:space="preserve"> </w:t>
      </w:r>
      <w:r>
        <w:t>writing</w:t>
      </w:r>
      <w:r>
        <w:rPr>
          <w:spacing w:val="-5"/>
        </w:rPr>
        <w:t xml:space="preserve"> </w:t>
      </w:r>
      <w:r>
        <w:t>the</w:t>
      </w:r>
      <w:r>
        <w:rPr>
          <w:spacing w:val="-5"/>
        </w:rPr>
        <w:t xml:space="preserve"> </w:t>
      </w:r>
      <w:r>
        <w:t>data</w:t>
      </w:r>
      <w:r>
        <w:rPr>
          <w:spacing w:val="-5"/>
        </w:rPr>
        <w:t xml:space="preserve"> </w:t>
      </w:r>
      <w:r>
        <w:t>to</w:t>
      </w:r>
      <w:r>
        <w:rPr>
          <w:spacing w:val="-5"/>
        </w:rPr>
        <w:t xml:space="preserve"> </w:t>
      </w:r>
      <w:proofErr w:type="spellStart"/>
      <w:r>
        <w:t>GE.db</w:t>
      </w:r>
      <w:proofErr w:type="spellEnd"/>
      <w:r>
        <w:t>.</w:t>
      </w:r>
      <w:r>
        <w:rPr>
          <w:spacing w:val="-5"/>
        </w:rPr>
        <w:t xml:space="preserve"> </w:t>
      </w:r>
      <w:r>
        <w:t>It</w:t>
      </w:r>
      <w:r>
        <w:rPr>
          <w:spacing w:val="-5"/>
        </w:rPr>
        <w:t xml:space="preserve"> </w:t>
      </w:r>
      <w:r>
        <w:t>consists</w:t>
      </w:r>
      <w:r>
        <w:rPr>
          <w:spacing w:val="-5"/>
        </w:rPr>
        <w:t xml:space="preserve"> </w:t>
      </w:r>
      <w:r>
        <w:lastRenderedPageBreak/>
        <w:t>of</w:t>
      </w:r>
      <w:r>
        <w:rPr>
          <w:spacing w:val="-5"/>
        </w:rPr>
        <w:t xml:space="preserve"> </w:t>
      </w:r>
      <w:r>
        <w:t>five</w:t>
      </w:r>
      <w:r>
        <w:rPr>
          <w:spacing w:val="-5"/>
        </w:rPr>
        <w:t xml:space="preserve"> </w:t>
      </w:r>
      <w:r>
        <w:t>distinct</w:t>
      </w:r>
      <w:r>
        <w:rPr>
          <w:spacing w:val="-5"/>
        </w:rPr>
        <w:t xml:space="preserve"> </w:t>
      </w:r>
      <w:r>
        <w:t>phases</w:t>
      </w:r>
      <w:r>
        <w:rPr>
          <w:spacing w:val="-5"/>
        </w:rPr>
        <w:t xml:space="preserve"> </w:t>
      </w:r>
      <w:r>
        <w:t>to</w:t>
      </w:r>
      <w:r>
        <w:rPr>
          <w:spacing w:val="-5"/>
        </w:rPr>
        <w:t xml:space="preserve"> </w:t>
      </w:r>
      <w:r>
        <w:t>efficiently</w:t>
      </w:r>
      <w:r>
        <w:rPr>
          <w:spacing w:val="-5"/>
        </w:rPr>
        <w:t xml:space="preserve"> </w:t>
      </w:r>
      <w:r>
        <w:t>manage resources and ensure successful execution:</w:t>
      </w:r>
    </w:p>
    <w:p w14:paraId="451EDB95" w14:textId="77777777" w:rsidR="005E598E" w:rsidRPr="00EE7783" w:rsidRDefault="005E598E" w:rsidP="006C65BB">
      <w:pPr>
        <w:pStyle w:val="UserGuider"/>
        <w:numPr>
          <w:ilvl w:val="0"/>
          <w:numId w:val="32"/>
        </w:numPr>
      </w:pPr>
      <w:r>
        <w:t xml:space="preserve">Collect: This phase involves gathering data from external </w:t>
      </w:r>
      <w:r w:rsidRPr="00EE7783">
        <w:t>sources.</w:t>
      </w:r>
    </w:p>
    <w:p w14:paraId="4BDAB2C7" w14:textId="77777777" w:rsidR="005E598E" w:rsidRDefault="005E598E" w:rsidP="006C65BB">
      <w:pPr>
        <w:pStyle w:val="UserGuider"/>
        <w:numPr>
          <w:ilvl w:val="0"/>
          <w:numId w:val="32"/>
        </w:numPr>
      </w:pPr>
      <w:r>
        <w:t>Prepare:</w:t>
      </w:r>
      <w:r w:rsidRPr="00EE7783">
        <w:t xml:space="preserve"> </w:t>
      </w:r>
      <w:r>
        <w:t>In</w:t>
      </w:r>
      <w:r w:rsidRPr="00EE7783">
        <w:t xml:space="preserve"> </w:t>
      </w:r>
      <w:r>
        <w:t>this</w:t>
      </w:r>
      <w:r w:rsidRPr="00EE7783">
        <w:t xml:space="preserve"> </w:t>
      </w:r>
      <w:r>
        <w:t>phase,</w:t>
      </w:r>
      <w:r w:rsidRPr="00EE7783">
        <w:t xml:space="preserve"> </w:t>
      </w:r>
      <w:r>
        <w:t>the</w:t>
      </w:r>
      <w:r w:rsidRPr="00EE7783">
        <w:t xml:space="preserve"> </w:t>
      </w:r>
      <w:r>
        <w:t>collected</w:t>
      </w:r>
      <w:r w:rsidRPr="00EE7783">
        <w:t xml:space="preserve"> </w:t>
      </w:r>
      <w:r>
        <w:t>data</w:t>
      </w:r>
      <w:r w:rsidRPr="00EE7783">
        <w:t xml:space="preserve"> </w:t>
      </w:r>
      <w:r>
        <w:t>is</w:t>
      </w:r>
      <w:r w:rsidRPr="00EE7783">
        <w:t xml:space="preserve"> </w:t>
      </w:r>
      <w:r>
        <w:t>processed</w:t>
      </w:r>
      <w:r w:rsidRPr="00EE7783">
        <w:t xml:space="preserve"> </w:t>
      </w:r>
      <w:r>
        <w:t>and</w:t>
      </w:r>
      <w:r w:rsidRPr="00EE7783">
        <w:t xml:space="preserve"> </w:t>
      </w:r>
      <w:r>
        <w:t>prepared</w:t>
      </w:r>
      <w:r w:rsidRPr="00EE7783">
        <w:t xml:space="preserve"> </w:t>
      </w:r>
      <w:r>
        <w:t>for</w:t>
      </w:r>
      <w:r w:rsidRPr="00EE7783">
        <w:t xml:space="preserve"> </w:t>
      </w:r>
      <w:r>
        <w:t>further</w:t>
      </w:r>
      <w:r w:rsidRPr="00EE7783">
        <w:t xml:space="preserve"> </w:t>
      </w:r>
      <w:r>
        <w:t>transformation</w:t>
      </w:r>
      <w:r w:rsidRPr="00EE7783">
        <w:t xml:space="preserve"> </w:t>
      </w:r>
      <w:r>
        <w:t>and</w:t>
      </w:r>
      <w:r w:rsidRPr="00EE7783">
        <w:t xml:space="preserve"> </w:t>
      </w:r>
      <w:r>
        <w:t xml:space="preserve">loading. </w:t>
      </w:r>
    </w:p>
    <w:p w14:paraId="2009595B" w14:textId="77777777" w:rsidR="005E598E" w:rsidRDefault="005E598E" w:rsidP="006C65BB">
      <w:pPr>
        <w:pStyle w:val="UserGuider"/>
        <w:numPr>
          <w:ilvl w:val="0"/>
          <w:numId w:val="32"/>
        </w:numPr>
      </w:pPr>
      <w:r>
        <w:t>Map: The data is mapped to relevant terms and categories, establishing relationships between them.</w:t>
      </w:r>
    </w:p>
    <w:p w14:paraId="21B5C277" w14:textId="77777777" w:rsidR="005E598E" w:rsidRDefault="005E598E" w:rsidP="006C65BB">
      <w:pPr>
        <w:pStyle w:val="UserGuider"/>
        <w:numPr>
          <w:ilvl w:val="0"/>
          <w:numId w:val="32"/>
        </w:numPr>
      </w:pPr>
      <w:r>
        <w:t>Reduce: Unnecessary or redundant data is filtered out, ensuring that only relevant information is retained.</w:t>
      </w:r>
    </w:p>
    <w:p w14:paraId="54F210DE" w14:textId="77777777" w:rsidR="005E598E" w:rsidRDefault="005E598E" w:rsidP="006C65BB">
      <w:pPr>
        <w:pStyle w:val="UserGuider"/>
        <w:numPr>
          <w:ilvl w:val="0"/>
          <w:numId w:val="32"/>
        </w:numPr>
      </w:pPr>
      <w:r>
        <w:t>Workflow:</w:t>
      </w:r>
      <w:r w:rsidRPr="00EE7783">
        <w:t xml:space="preserve"> </w:t>
      </w:r>
      <w:r>
        <w:t>This</w:t>
      </w:r>
      <w:r w:rsidRPr="00EE7783">
        <w:t xml:space="preserve"> </w:t>
      </w:r>
      <w:r>
        <w:t>phase</w:t>
      </w:r>
      <w:r w:rsidRPr="00EE7783">
        <w:t xml:space="preserve"> </w:t>
      </w:r>
      <w:r>
        <w:t>coordinates</w:t>
      </w:r>
      <w:r w:rsidRPr="00EE7783">
        <w:t xml:space="preserve"> </w:t>
      </w:r>
      <w:r>
        <w:t>the</w:t>
      </w:r>
      <w:r w:rsidRPr="00EE7783">
        <w:t xml:space="preserve"> </w:t>
      </w:r>
      <w:r>
        <w:t>entire</w:t>
      </w:r>
      <w:r w:rsidRPr="00EE7783">
        <w:t xml:space="preserve"> </w:t>
      </w:r>
      <w:r>
        <w:t>ETL</w:t>
      </w:r>
      <w:r w:rsidRPr="00EE7783">
        <w:t xml:space="preserve"> </w:t>
      </w:r>
      <w:r>
        <w:t>process,</w:t>
      </w:r>
      <w:r w:rsidRPr="00EE7783">
        <w:t xml:space="preserve"> </w:t>
      </w:r>
      <w:r>
        <w:t>orchestrating</w:t>
      </w:r>
      <w:r w:rsidRPr="00EE7783">
        <w:t xml:space="preserve"> </w:t>
      </w:r>
      <w:r>
        <w:t>the</w:t>
      </w:r>
      <w:r w:rsidRPr="00EE7783">
        <w:t xml:space="preserve"> </w:t>
      </w:r>
      <w:r>
        <w:t>execution</w:t>
      </w:r>
      <w:r w:rsidRPr="00EE7783">
        <w:t xml:space="preserve"> </w:t>
      </w:r>
      <w:r>
        <w:t>of</w:t>
      </w:r>
      <w:r w:rsidRPr="00EE7783">
        <w:t xml:space="preserve"> </w:t>
      </w:r>
      <w:r>
        <w:t>the</w:t>
      </w:r>
      <w:r w:rsidRPr="00EE7783">
        <w:t xml:space="preserve"> </w:t>
      </w:r>
      <w:r>
        <w:t>preceding</w:t>
      </w:r>
      <w:r w:rsidRPr="00EE7783">
        <w:t xml:space="preserve"> </w:t>
      </w:r>
      <w:r>
        <w:t>phases. Each phase is explained in detail in the respective files:</w:t>
      </w:r>
    </w:p>
    <w:p w14:paraId="2FBC8A2B" w14:textId="20BA7344" w:rsidR="005E598E" w:rsidRPr="00420B15" w:rsidRDefault="003E6270" w:rsidP="001601EF">
      <w:pPr>
        <w:pStyle w:val="Heading3"/>
      </w:pPr>
      <w:bookmarkStart w:id="46" w:name="_Toc139042869"/>
      <w:r w:rsidRPr="00420B15">
        <w:t>Collect</w:t>
      </w:r>
      <w:bookmarkEnd w:id="46"/>
    </w:p>
    <w:p w14:paraId="75BB327B" w14:textId="77777777" w:rsidR="003E6270" w:rsidRDefault="003E6270" w:rsidP="006C65BB">
      <w:pPr>
        <w:pStyle w:val="UserGuider"/>
      </w:pPr>
      <w:r>
        <w:t>The</w:t>
      </w:r>
      <w:r>
        <w:rPr>
          <w:spacing w:val="40"/>
        </w:rPr>
        <w:t xml:space="preserve"> </w:t>
      </w:r>
      <w:r>
        <w:t>“Collect”</w:t>
      </w:r>
      <w:r>
        <w:rPr>
          <w:spacing w:val="40"/>
        </w:rPr>
        <w:t xml:space="preserve"> </w:t>
      </w:r>
      <w:r>
        <w:t>process</w:t>
      </w:r>
      <w:r>
        <w:rPr>
          <w:spacing w:val="40"/>
        </w:rPr>
        <w:t xml:space="preserve"> </w:t>
      </w:r>
      <w:r>
        <w:t>is</w:t>
      </w:r>
      <w:r>
        <w:rPr>
          <w:spacing w:val="40"/>
        </w:rPr>
        <w:t xml:space="preserve"> </w:t>
      </w:r>
      <w:r>
        <w:t>responsible</w:t>
      </w:r>
      <w:r>
        <w:rPr>
          <w:spacing w:val="40"/>
        </w:rPr>
        <w:t xml:space="preserve"> </w:t>
      </w:r>
      <w:r>
        <w:t>for</w:t>
      </w:r>
      <w:r>
        <w:rPr>
          <w:spacing w:val="40"/>
        </w:rPr>
        <w:t xml:space="preserve"> </w:t>
      </w:r>
      <w:r>
        <w:t>selecting</w:t>
      </w:r>
      <w:r>
        <w:rPr>
          <w:spacing w:val="40"/>
        </w:rPr>
        <w:t xml:space="preserve"> </w:t>
      </w:r>
      <w:r>
        <w:t>active</w:t>
      </w:r>
      <w:r>
        <w:rPr>
          <w:spacing w:val="40"/>
        </w:rPr>
        <w:t xml:space="preserve"> </w:t>
      </w:r>
      <w:r>
        <w:t>connectors</w:t>
      </w:r>
      <w:r>
        <w:rPr>
          <w:spacing w:val="40"/>
        </w:rPr>
        <w:t xml:space="preserve"> </w:t>
      </w:r>
      <w:r>
        <w:t>and</w:t>
      </w:r>
      <w:r>
        <w:rPr>
          <w:spacing w:val="40"/>
        </w:rPr>
        <w:t xml:space="preserve"> </w:t>
      </w:r>
      <w:r>
        <w:t>checking</w:t>
      </w:r>
      <w:r>
        <w:rPr>
          <w:spacing w:val="40"/>
        </w:rPr>
        <w:t xml:space="preserve"> </w:t>
      </w:r>
      <w:r>
        <w:t>if</w:t>
      </w:r>
      <w:r>
        <w:rPr>
          <w:spacing w:val="40"/>
        </w:rPr>
        <w:t xml:space="preserve"> </w:t>
      </w:r>
      <w:r>
        <w:t>new</w:t>
      </w:r>
      <w:r>
        <w:rPr>
          <w:spacing w:val="40"/>
        </w:rPr>
        <w:t xml:space="preserve"> </w:t>
      </w:r>
      <w:r>
        <w:t>versions</w:t>
      </w:r>
      <w:r>
        <w:rPr>
          <w:spacing w:val="40"/>
        </w:rPr>
        <w:t xml:space="preserve"> </w:t>
      </w:r>
      <w:r>
        <w:t>of</w:t>
      </w:r>
      <w:r>
        <w:rPr>
          <w:spacing w:val="40"/>
        </w:rPr>
        <w:t xml:space="preserve"> </w:t>
      </w:r>
      <w:r>
        <w:t>data</w:t>
      </w:r>
      <w:r>
        <w:rPr>
          <w:spacing w:val="40"/>
        </w:rPr>
        <w:t xml:space="preserve"> </w:t>
      </w:r>
      <w:r>
        <w:t>are available. It performs the following tasks:</w:t>
      </w:r>
    </w:p>
    <w:p w14:paraId="298CA1D7" w14:textId="77777777" w:rsidR="003E6270" w:rsidRDefault="003E6270" w:rsidP="006C65BB">
      <w:pPr>
        <w:pStyle w:val="UserGuider"/>
      </w:pPr>
      <w:r>
        <w:t>Connector</w:t>
      </w:r>
      <w:r>
        <w:rPr>
          <w:spacing w:val="-3"/>
        </w:rPr>
        <w:t xml:space="preserve"> </w:t>
      </w:r>
      <w:r>
        <w:t>Selection:</w:t>
      </w:r>
      <w:r>
        <w:rPr>
          <w:spacing w:val="-3"/>
        </w:rPr>
        <w:t xml:space="preserve"> </w:t>
      </w:r>
      <w:r>
        <w:t>The</w:t>
      </w:r>
      <w:r>
        <w:rPr>
          <w:spacing w:val="-3"/>
        </w:rPr>
        <w:t xml:space="preserve"> </w:t>
      </w:r>
      <w:r>
        <w:t>process</w:t>
      </w:r>
      <w:r>
        <w:rPr>
          <w:spacing w:val="-3"/>
        </w:rPr>
        <w:t xml:space="preserve"> </w:t>
      </w:r>
      <w:r>
        <w:t>selects</w:t>
      </w:r>
      <w:r>
        <w:rPr>
          <w:spacing w:val="-3"/>
        </w:rPr>
        <w:t xml:space="preserve"> </w:t>
      </w:r>
      <w:r>
        <w:t>active</w:t>
      </w:r>
      <w:r>
        <w:rPr>
          <w:spacing w:val="-3"/>
        </w:rPr>
        <w:t xml:space="preserve"> </w:t>
      </w:r>
      <w:r>
        <w:t>connectors</w:t>
      </w:r>
      <w:r>
        <w:rPr>
          <w:spacing w:val="-3"/>
        </w:rPr>
        <w:t xml:space="preserve"> </w:t>
      </w:r>
      <w:r>
        <w:t>to</w:t>
      </w:r>
      <w:r>
        <w:rPr>
          <w:spacing w:val="-3"/>
        </w:rPr>
        <w:t xml:space="preserve"> </w:t>
      </w:r>
      <w:r>
        <w:t>fetch</w:t>
      </w:r>
      <w:r>
        <w:rPr>
          <w:spacing w:val="-3"/>
        </w:rPr>
        <w:t xml:space="preserve"> </w:t>
      </w:r>
      <w:r>
        <w:t>data</w:t>
      </w:r>
      <w:r>
        <w:rPr>
          <w:spacing w:val="-3"/>
        </w:rPr>
        <w:t xml:space="preserve"> </w:t>
      </w:r>
      <w:r>
        <w:t>from</w:t>
      </w:r>
      <w:r>
        <w:rPr>
          <w:spacing w:val="-3"/>
        </w:rPr>
        <w:t xml:space="preserve"> </w:t>
      </w:r>
      <w:r>
        <w:t>various</w:t>
      </w:r>
      <w:r>
        <w:rPr>
          <w:spacing w:val="-3"/>
        </w:rPr>
        <w:t xml:space="preserve"> </w:t>
      </w:r>
      <w:r>
        <w:t>sources. Data Extraction: If a new version of the data is available, the process extracts the latest data.</w:t>
      </w:r>
    </w:p>
    <w:p w14:paraId="13298ECC" w14:textId="77777777" w:rsidR="003E6270" w:rsidRDefault="003E6270" w:rsidP="006C65BB">
      <w:pPr>
        <w:pStyle w:val="UserGuider"/>
      </w:pPr>
      <w:r>
        <w:t xml:space="preserve">File Handling: If necessary, the extracted file is uncompressed and stored in the Persists Storage Area </w:t>
      </w:r>
      <w:r>
        <w:rPr>
          <w:spacing w:val="-2"/>
        </w:rPr>
        <w:t>(PSA).</w:t>
      </w:r>
    </w:p>
    <w:p w14:paraId="3C57EBD8" w14:textId="77777777" w:rsidR="003E6270" w:rsidRDefault="003E6270" w:rsidP="006C65BB">
      <w:pPr>
        <w:pStyle w:val="UserGuider"/>
      </w:pPr>
      <w:r>
        <w:t xml:space="preserve">Logs and Version Controls: The process updates logs and version controls to track the execution and status of each </w:t>
      </w:r>
      <w:r>
        <w:rPr>
          <w:spacing w:val="-2"/>
        </w:rPr>
        <w:t>connector.</w:t>
      </w:r>
    </w:p>
    <w:p w14:paraId="13FF9F1A" w14:textId="77777777" w:rsidR="003E6270" w:rsidRPr="003E6270" w:rsidRDefault="003E6270" w:rsidP="006C65BB">
      <w:pPr>
        <w:pStyle w:val="UserGuider"/>
      </w:pPr>
      <w:r w:rsidRPr="003E6270">
        <w:t>Currently, the execution version of the steps in the web interface is still under development.</w:t>
      </w:r>
    </w:p>
    <w:p w14:paraId="508775EC" w14:textId="77777777" w:rsidR="003E6270" w:rsidRPr="003E6270" w:rsidRDefault="003E6270" w:rsidP="006C65BB">
      <w:pPr>
        <w:pStyle w:val="UserGuider"/>
      </w:pPr>
      <w:r w:rsidRPr="003E6270">
        <w:t>The process is executed through the command line using the following script:</w:t>
      </w:r>
    </w:p>
    <w:p w14:paraId="77C3B187" w14:textId="77777777" w:rsidR="003E6270" w:rsidRPr="003E6270" w:rsidRDefault="003E6270" w:rsidP="003E6270">
      <w:pPr>
        <w:pStyle w:val="code2"/>
      </w:pPr>
      <w:r w:rsidRPr="003E6270">
        <w:t xml:space="preserve">$ python manage.py </w:t>
      </w:r>
      <w:proofErr w:type="spellStart"/>
      <w:r w:rsidRPr="003E6270">
        <w:t>etl</w:t>
      </w:r>
      <w:proofErr w:type="spellEnd"/>
      <w:r w:rsidRPr="003E6270">
        <w:t xml:space="preserve"> </w:t>
      </w:r>
      <w:r w:rsidRPr="003E6270">
        <w:t>–</w:t>
      </w:r>
      <w:r w:rsidRPr="003E6270">
        <w:t>collect {all or connector}</w:t>
      </w:r>
    </w:p>
    <w:p w14:paraId="297E7D3C" w14:textId="77777777" w:rsidR="003E6270" w:rsidRPr="003E6270" w:rsidRDefault="003E6270" w:rsidP="006C65BB">
      <w:pPr>
        <w:pStyle w:val="UserGuider"/>
      </w:pPr>
      <w:r w:rsidRPr="003E6270">
        <w:t>If the “all” option is used, the process collects data for all active connectors in the master data table. If a specific connector is provided, only that connector’s data will be collected.</w:t>
      </w:r>
    </w:p>
    <w:p w14:paraId="2BE4ABC8" w14:textId="6D8AC42B" w:rsidR="003E6270" w:rsidRDefault="003E6270" w:rsidP="005E598E"/>
    <w:p w14:paraId="7F948BF8" w14:textId="05E21EA6" w:rsidR="003E6270" w:rsidRPr="00420B15" w:rsidRDefault="003E6270" w:rsidP="001601EF">
      <w:pPr>
        <w:pStyle w:val="Heading3"/>
      </w:pPr>
      <w:bookmarkStart w:id="47" w:name="_Toc139042870"/>
      <w:r w:rsidRPr="00420B15">
        <w:t>Prepare</w:t>
      </w:r>
      <w:bookmarkEnd w:id="47"/>
    </w:p>
    <w:p w14:paraId="796DB7A3" w14:textId="77777777" w:rsidR="003E6270" w:rsidRPr="003E6270" w:rsidRDefault="003E6270" w:rsidP="006C65BB">
      <w:pPr>
        <w:pStyle w:val="UserGuider"/>
      </w:pPr>
      <w:r w:rsidRPr="00252F29">
        <w:t>This second phase of the process aims to transform the original data, thus reducing the need for computational</w:t>
      </w:r>
      <w:r w:rsidRPr="003E6270">
        <w:t xml:space="preserve"> </w:t>
      </w:r>
      <w:r w:rsidRPr="00252F29">
        <w:t>resources</w:t>
      </w:r>
      <w:r w:rsidRPr="003E6270">
        <w:t xml:space="preserve"> </w:t>
      </w:r>
      <w:r w:rsidRPr="00252F29">
        <w:t>in</w:t>
      </w:r>
      <w:r w:rsidRPr="003E6270">
        <w:t xml:space="preserve"> </w:t>
      </w:r>
      <w:r w:rsidRPr="00252F29">
        <w:t>the</w:t>
      </w:r>
      <w:r w:rsidRPr="003E6270">
        <w:t xml:space="preserve"> </w:t>
      </w:r>
      <w:r w:rsidRPr="00252F29">
        <w:t>subsequent</w:t>
      </w:r>
      <w:r w:rsidRPr="003E6270">
        <w:t xml:space="preserve"> </w:t>
      </w:r>
      <w:r w:rsidRPr="00252F29">
        <w:t>steps.</w:t>
      </w:r>
      <w:r w:rsidRPr="003E6270">
        <w:t xml:space="preserve"> </w:t>
      </w:r>
      <w:r w:rsidRPr="00252F29">
        <w:t>Based</w:t>
      </w:r>
      <w:r w:rsidRPr="003E6270">
        <w:t xml:space="preserve"> </w:t>
      </w:r>
      <w:r w:rsidRPr="00252F29">
        <w:t>on</w:t>
      </w:r>
      <w:r w:rsidRPr="003E6270">
        <w:t xml:space="preserve"> </w:t>
      </w:r>
      <w:r w:rsidRPr="00252F29">
        <w:t>the</w:t>
      </w:r>
      <w:r w:rsidRPr="003E6270">
        <w:t xml:space="preserve"> </w:t>
      </w:r>
      <w:r w:rsidRPr="00252F29">
        <w:t>briefly</w:t>
      </w:r>
      <w:r w:rsidRPr="003E6270">
        <w:t xml:space="preserve"> </w:t>
      </w:r>
      <w:r w:rsidRPr="00252F29">
        <w:t>configured</w:t>
      </w:r>
      <w:r w:rsidRPr="003E6270">
        <w:t xml:space="preserve"> </w:t>
      </w:r>
      <w:r w:rsidRPr="00252F29">
        <w:t>connector</w:t>
      </w:r>
      <w:r w:rsidRPr="003E6270">
        <w:t xml:space="preserve"> </w:t>
      </w:r>
      <w:r w:rsidRPr="00252F29">
        <w:t>parameters,</w:t>
      </w:r>
      <w:r w:rsidRPr="003E6270">
        <w:t xml:space="preserve"> </w:t>
      </w:r>
      <w:r w:rsidRPr="00252F29">
        <w:t>in this phase, we will have:</w:t>
      </w:r>
    </w:p>
    <w:p w14:paraId="012AD65D" w14:textId="77777777" w:rsidR="003E6270" w:rsidRDefault="003E6270" w:rsidP="006C65BB">
      <w:pPr>
        <w:pStyle w:val="UserGuider"/>
        <w:numPr>
          <w:ilvl w:val="0"/>
          <w:numId w:val="34"/>
        </w:numPr>
      </w:pPr>
      <w:r>
        <w:t xml:space="preserve">Deleting header </w:t>
      </w:r>
      <w:r w:rsidRPr="003E6270">
        <w:t>lines</w:t>
      </w:r>
    </w:p>
    <w:p w14:paraId="636E61DC" w14:textId="77777777" w:rsidR="003E6270" w:rsidRDefault="003E6270" w:rsidP="006C65BB">
      <w:pPr>
        <w:pStyle w:val="UserGuider"/>
        <w:numPr>
          <w:ilvl w:val="0"/>
          <w:numId w:val="34"/>
        </w:numPr>
      </w:pPr>
      <w:r>
        <w:t xml:space="preserve">Deleting unnecessary </w:t>
      </w:r>
      <w:r w:rsidRPr="003E6270">
        <w:t>columns</w:t>
      </w:r>
    </w:p>
    <w:p w14:paraId="1CAD17FB" w14:textId="77777777" w:rsidR="003E6270" w:rsidRDefault="003E6270" w:rsidP="006C65BB">
      <w:pPr>
        <w:pStyle w:val="UserGuider"/>
        <w:numPr>
          <w:ilvl w:val="0"/>
          <w:numId w:val="34"/>
        </w:numPr>
      </w:pPr>
      <w:r>
        <w:lastRenderedPageBreak/>
        <w:t xml:space="preserve">Transforming ID Columns with Suffix </w:t>
      </w:r>
      <w:r w:rsidRPr="003E6270">
        <w:t>Identifiers</w:t>
      </w:r>
    </w:p>
    <w:p w14:paraId="377DBC12" w14:textId="77777777" w:rsidR="003E6270" w:rsidRDefault="003E6270" w:rsidP="006C65BB">
      <w:pPr>
        <w:pStyle w:val="UserGuider"/>
        <w:numPr>
          <w:ilvl w:val="0"/>
          <w:numId w:val="34"/>
        </w:numPr>
      </w:pPr>
      <w:r>
        <w:t xml:space="preserve">Replacement the </w:t>
      </w:r>
      <w:r w:rsidRPr="003E6270">
        <w:t>terms</w:t>
      </w:r>
    </w:p>
    <w:p w14:paraId="6DA4C7BE" w14:textId="77777777" w:rsidR="003E6270" w:rsidRPr="00252F29" w:rsidRDefault="003E6270" w:rsidP="006C65BB">
      <w:pPr>
        <w:pStyle w:val="UserGuider"/>
        <w:numPr>
          <w:ilvl w:val="0"/>
          <w:numId w:val="34"/>
        </w:numPr>
      </w:pPr>
      <w:r>
        <w:t xml:space="preserve">Deletion of the original </w:t>
      </w:r>
      <w:r w:rsidRPr="003E6270">
        <w:t>file</w:t>
      </w:r>
    </w:p>
    <w:p w14:paraId="54513A4E" w14:textId="77777777" w:rsidR="003E6270" w:rsidRPr="003E6270" w:rsidRDefault="003E6270" w:rsidP="006C65BB">
      <w:pPr>
        <w:pStyle w:val="UserGuider"/>
      </w:pPr>
      <w:r w:rsidRPr="00252F29">
        <w:t xml:space="preserve">The output will be a new temporary file for consumption in the next </w:t>
      </w:r>
      <w:r w:rsidRPr="003E6270">
        <w:t>phase:</w:t>
      </w:r>
    </w:p>
    <w:p w14:paraId="4B36B07B" w14:textId="77777777" w:rsidR="003E6270" w:rsidRPr="003E6270" w:rsidRDefault="003E6270" w:rsidP="003E6270">
      <w:pPr>
        <w:pStyle w:val="code2"/>
      </w:pPr>
      <w:r w:rsidRPr="003E6270">
        <w:t xml:space="preserve"># </w:t>
      </w:r>
      <w:proofErr w:type="gramStart"/>
      <w:r w:rsidRPr="003E6270">
        <w:t>python</w:t>
      </w:r>
      <w:proofErr w:type="gramEnd"/>
      <w:r w:rsidRPr="003E6270">
        <w:t xml:space="preserve"> manage.py </w:t>
      </w:r>
      <w:proofErr w:type="spellStart"/>
      <w:r w:rsidRPr="003E6270">
        <w:t>etl</w:t>
      </w:r>
      <w:proofErr w:type="spellEnd"/>
      <w:r w:rsidRPr="003E6270">
        <w:t xml:space="preserve"> </w:t>
      </w:r>
      <w:r w:rsidRPr="003E6270">
        <w:t>–</w:t>
      </w:r>
      <w:r w:rsidRPr="003E6270">
        <w:t>prepare {all or connector}</w:t>
      </w:r>
    </w:p>
    <w:p w14:paraId="0C1D38FA" w14:textId="77777777" w:rsidR="003E6270" w:rsidRDefault="003E6270" w:rsidP="006C65BB">
      <w:pPr>
        <w:pStyle w:val="UserGuider"/>
      </w:pPr>
      <w:r>
        <w:t>It</w:t>
      </w:r>
      <w:r w:rsidRPr="003E6270">
        <w:t xml:space="preserve"> </w:t>
      </w:r>
      <w:r>
        <w:t>will</w:t>
      </w:r>
      <w:r w:rsidRPr="003E6270">
        <w:t xml:space="preserve"> </w:t>
      </w:r>
      <w:r>
        <w:t>start</w:t>
      </w:r>
      <w:r w:rsidRPr="003E6270">
        <w:t xml:space="preserve"> </w:t>
      </w:r>
      <w:r>
        <w:t>the</w:t>
      </w:r>
      <w:r w:rsidRPr="003E6270">
        <w:t xml:space="preserve"> </w:t>
      </w:r>
      <w:r>
        <w:t>data</w:t>
      </w:r>
      <w:r w:rsidRPr="003E6270">
        <w:t xml:space="preserve"> </w:t>
      </w:r>
      <w:r>
        <w:t>preparation</w:t>
      </w:r>
      <w:r w:rsidRPr="003E6270">
        <w:t xml:space="preserve"> </w:t>
      </w:r>
      <w:r>
        <w:t>phase</w:t>
      </w:r>
      <w:r w:rsidRPr="003E6270">
        <w:t xml:space="preserve"> </w:t>
      </w:r>
      <w:r>
        <w:t>for</w:t>
      </w:r>
      <w:r w:rsidRPr="003E6270">
        <w:t xml:space="preserve"> </w:t>
      </w:r>
      <w:r>
        <w:t>all</w:t>
      </w:r>
      <w:r w:rsidRPr="003E6270">
        <w:t xml:space="preserve"> </w:t>
      </w:r>
      <w:r>
        <w:t>connectors</w:t>
      </w:r>
      <w:r w:rsidRPr="003E6270">
        <w:t xml:space="preserve"> </w:t>
      </w:r>
      <w:r>
        <w:t>or</w:t>
      </w:r>
      <w:r w:rsidRPr="003E6270">
        <w:t xml:space="preserve"> </w:t>
      </w:r>
      <w:r>
        <w:t>just</w:t>
      </w:r>
      <w:r w:rsidRPr="003E6270">
        <w:t xml:space="preserve"> </w:t>
      </w:r>
      <w:r>
        <w:t>one</w:t>
      </w:r>
      <w:r w:rsidRPr="003E6270">
        <w:t xml:space="preserve"> </w:t>
      </w:r>
      <w:r>
        <w:t>specified.</w:t>
      </w:r>
      <w:r w:rsidRPr="003E6270">
        <w:t xml:space="preserve"> </w:t>
      </w:r>
      <w:r>
        <w:t>Essential</w:t>
      </w:r>
      <w:r w:rsidRPr="003E6270">
        <w:t xml:space="preserve"> </w:t>
      </w:r>
      <w:r>
        <w:t>to</w:t>
      </w:r>
      <w:r w:rsidRPr="003E6270">
        <w:t xml:space="preserve"> </w:t>
      </w:r>
      <w:r>
        <w:t>have</w:t>
      </w:r>
      <w:r w:rsidRPr="003E6270">
        <w:t xml:space="preserve"> </w:t>
      </w:r>
      <w:r>
        <w:t>the</w:t>
      </w:r>
      <w:r w:rsidRPr="003E6270">
        <w:t xml:space="preserve"> </w:t>
      </w:r>
      <w:r>
        <w:t>file</w:t>
      </w:r>
      <w:r w:rsidRPr="003E6270">
        <w:t xml:space="preserve"> </w:t>
      </w:r>
      <w:r>
        <w:t>in</w:t>
      </w:r>
      <w:r w:rsidRPr="003E6270">
        <w:t xml:space="preserve"> </w:t>
      </w:r>
      <w:r>
        <w:t>PSA. Otherwise, the system will display a warning:</w:t>
      </w:r>
    </w:p>
    <w:p w14:paraId="581F7D93" w14:textId="77777777" w:rsidR="003E6270" w:rsidRDefault="003E6270" w:rsidP="006C65BB">
      <w:pPr>
        <w:pStyle w:val="UserGuider"/>
      </w:pPr>
      <w:r>
        <w:t xml:space="preserve">The reset option will reset the control for all or a specific connector in the preparation phase and the two later </w:t>
      </w:r>
      <w:r w:rsidRPr="003E6270">
        <w:t>ones.</w:t>
      </w:r>
    </w:p>
    <w:p w14:paraId="4B21576E" w14:textId="5250652E" w:rsidR="003E6270" w:rsidRPr="00420B15" w:rsidRDefault="003E6270" w:rsidP="001601EF">
      <w:pPr>
        <w:pStyle w:val="Heading3"/>
      </w:pPr>
      <w:bookmarkStart w:id="48" w:name="_Toc139042871"/>
      <w:r w:rsidRPr="00420B15">
        <w:t>MAP</w:t>
      </w:r>
      <w:bookmarkEnd w:id="48"/>
    </w:p>
    <w:p w14:paraId="5923E76F" w14:textId="77777777" w:rsidR="003E6270" w:rsidRPr="003E6270" w:rsidRDefault="003E6270" w:rsidP="006C65BB">
      <w:pPr>
        <w:pStyle w:val="UserGuider"/>
      </w:pPr>
      <w:r w:rsidRPr="00252F29">
        <w:t>The</w:t>
      </w:r>
      <w:r w:rsidRPr="003E6270">
        <w:t xml:space="preserve"> </w:t>
      </w:r>
      <w:r w:rsidRPr="00252F29">
        <w:t>map</w:t>
      </w:r>
      <w:r w:rsidRPr="003E6270">
        <w:t xml:space="preserve"> </w:t>
      </w:r>
      <w:r w:rsidRPr="00252F29">
        <w:t>will</w:t>
      </w:r>
      <w:r w:rsidRPr="003E6270">
        <w:t xml:space="preserve"> </w:t>
      </w:r>
      <w:r w:rsidRPr="00252F29">
        <w:t>process</w:t>
      </w:r>
      <w:r w:rsidRPr="003E6270">
        <w:t xml:space="preserve"> </w:t>
      </w:r>
      <w:r w:rsidRPr="00252F29">
        <w:t>each</w:t>
      </w:r>
      <w:r w:rsidRPr="003E6270">
        <w:t xml:space="preserve"> </w:t>
      </w:r>
      <w:r w:rsidRPr="00252F29">
        <w:t>line</w:t>
      </w:r>
      <w:r w:rsidRPr="003E6270">
        <w:t xml:space="preserve"> </w:t>
      </w:r>
      <w:r w:rsidRPr="00252F29">
        <w:t>of</w:t>
      </w:r>
      <w:r w:rsidRPr="003E6270">
        <w:t xml:space="preserve"> </w:t>
      </w:r>
      <w:r w:rsidRPr="00252F29">
        <w:t>the</w:t>
      </w:r>
      <w:r w:rsidRPr="003E6270">
        <w:t xml:space="preserve"> </w:t>
      </w:r>
      <w:r w:rsidRPr="00252F29">
        <w:t>file</w:t>
      </w:r>
      <w:r w:rsidRPr="003E6270">
        <w:t xml:space="preserve"> </w:t>
      </w:r>
      <w:r w:rsidRPr="00252F29">
        <w:t>and</w:t>
      </w:r>
      <w:r w:rsidRPr="003E6270">
        <w:t xml:space="preserve"> </w:t>
      </w:r>
      <w:r w:rsidRPr="00252F29">
        <w:t>combine</w:t>
      </w:r>
      <w:r w:rsidRPr="003E6270">
        <w:t xml:space="preserve"> </w:t>
      </w:r>
      <w:r w:rsidRPr="00252F29">
        <w:t>all</w:t>
      </w:r>
      <w:r w:rsidRPr="003E6270">
        <w:t xml:space="preserve"> </w:t>
      </w:r>
      <w:r w:rsidRPr="00252F29">
        <w:t>found</w:t>
      </w:r>
      <w:r w:rsidRPr="003E6270">
        <w:t xml:space="preserve"> </w:t>
      </w:r>
      <w:r w:rsidRPr="00252F29">
        <w:t>words.</w:t>
      </w:r>
      <w:r w:rsidRPr="003E6270">
        <w:t xml:space="preserve"> </w:t>
      </w:r>
      <w:r w:rsidRPr="00252F29">
        <w:t>The</w:t>
      </w:r>
      <w:r w:rsidRPr="003E6270">
        <w:t xml:space="preserve"> </w:t>
      </w:r>
      <w:r w:rsidRPr="00252F29">
        <w:t>result</w:t>
      </w:r>
      <w:r w:rsidRPr="003E6270">
        <w:t xml:space="preserve"> </w:t>
      </w:r>
      <w:r w:rsidRPr="00252F29">
        <w:t>will</w:t>
      </w:r>
      <w:r w:rsidRPr="003E6270">
        <w:t xml:space="preserve"> </w:t>
      </w:r>
      <w:r w:rsidRPr="00252F29">
        <w:t>be</w:t>
      </w:r>
      <w:r w:rsidRPr="003E6270">
        <w:t xml:space="preserve"> </w:t>
      </w:r>
      <w:r w:rsidRPr="00252F29">
        <w:t>recorded</w:t>
      </w:r>
      <w:r w:rsidRPr="003E6270">
        <w:t xml:space="preserve"> </w:t>
      </w:r>
      <w:r w:rsidRPr="00252F29">
        <w:t>in</w:t>
      </w:r>
      <w:r w:rsidRPr="003E6270">
        <w:t xml:space="preserve"> </w:t>
      </w:r>
      <w:r w:rsidRPr="00252F29">
        <w:t xml:space="preserve">the </w:t>
      </w:r>
      <w:proofErr w:type="spellStart"/>
      <w:r w:rsidRPr="00252F29">
        <w:t>WordMap</w:t>
      </w:r>
      <w:proofErr w:type="spellEnd"/>
      <w:r w:rsidRPr="00252F29">
        <w:t xml:space="preserve"> table:</w:t>
      </w:r>
    </w:p>
    <w:p w14:paraId="51726A4F" w14:textId="77777777" w:rsidR="003E6270" w:rsidRPr="003E6270" w:rsidRDefault="003E6270" w:rsidP="003E6270">
      <w:pPr>
        <w:pStyle w:val="code2"/>
      </w:pPr>
      <w:r w:rsidRPr="003E6270">
        <w:t xml:space="preserve"># </w:t>
      </w:r>
      <w:proofErr w:type="gramStart"/>
      <w:r w:rsidRPr="003E6270">
        <w:t>python</w:t>
      </w:r>
      <w:proofErr w:type="gramEnd"/>
      <w:r w:rsidRPr="003E6270">
        <w:t xml:space="preserve"> manage.py </w:t>
      </w:r>
      <w:proofErr w:type="spellStart"/>
      <w:r w:rsidRPr="003E6270">
        <w:t>etl</w:t>
      </w:r>
      <w:proofErr w:type="spellEnd"/>
      <w:r w:rsidRPr="003E6270">
        <w:t xml:space="preserve"> </w:t>
      </w:r>
      <w:r w:rsidRPr="003E6270">
        <w:t>–</w:t>
      </w:r>
      <w:r w:rsidRPr="003E6270">
        <w:t>map {all or connector}</w:t>
      </w:r>
    </w:p>
    <w:p w14:paraId="2D654280" w14:textId="77777777" w:rsidR="003E6270" w:rsidRDefault="003E6270" w:rsidP="006C65BB">
      <w:pPr>
        <w:pStyle w:val="UserGuider"/>
      </w:pPr>
      <w:r>
        <w:t xml:space="preserve">It will start the data term switching </w:t>
      </w:r>
      <w:del w:id="49" w:author="Palmiero, Nikki" w:date="2023-06-27T13:40:00Z">
        <w:r w:rsidDel="00B07448">
          <w:delText>phase</w:delText>
        </w:r>
      </w:del>
      <w:ins w:id="50" w:author="Palmiero, Nikki" w:date="2023-06-27T13:40:00Z">
        <w:r>
          <w:t>phases</w:t>
        </w:r>
      </w:ins>
      <w:r>
        <w:t xml:space="preserve"> for all connectors or just one specified. </w:t>
      </w:r>
      <w:proofErr w:type="gramStart"/>
      <w:ins w:id="51" w:author="Palmiero, Nikki" w:date="2023-06-27T13:41:00Z">
        <w:r>
          <w:t>This is why</w:t>
        </w:r>
        <w:proofErr w:type="gramEnd"/>
        <w:r>
          <w:t xml:space="preserve"> it is e</w:t>
        </w:r>
      </w:ins>
      <w:del w:id="52" w:author="Palmiero, Nikki" w:date="2023-06-27T13:41:00Z">
        <w:r w:rsidDel="00B07448">
          <w:delText>E</w:delText>
        </w:r>
      </w:del>
      <w:r>
        <w:t>ssential to have the file in PSA.</w:t>
      </w:r>
      <w:r w:rsidRPr="003E6270">
        <w:t xml:space="preserve"> </w:t>
      </w:r>
      <w:r>
        <w:t>Otherwise, the system will display a warning:</w:t>
      </w:r>
    </w:p>
    <w:p w14:paraId="20B4EE43" w14:textId="77777777" w:rsidR="003E6270" w:rsidRDefault="003E6270" w:rsidP="006C65BB">
      <w:pPr>
        <w:pStyle w:val="UserGuider"/>
      </w:pPr>
      <w:r>
        <w:t xml:space="preserve">The reset option will reset the control for all or a specific connector to the switching phase and the next </w:t>
      </w:r>
      <w:r w:rsidRPr="003E6270">
        <w:t>phase</w:t>
      </w:r>
    </w:p>
    <w:p w14:paraId="582537EF" w14:textId="28AFDC78" w:rsidR="003E6270" w:rsidRPr="003E6270" w:rsidRDefault="003E6270" w:rsidP="001601EF">
      <w:pPr>
        <w:pStyle w:val="Heading3"/>
      </w:pPr>
      <w:bookmarkStart w:id="53" w:name="_Toc139042872"/>
      <w:r w:rsidRPr="003E6270">
        <w:t>Reduce</w:t>
      </w:r>
      <w:bookmarkEnd w:id="53"/>
    </w:p>
    <w:p w14:paraId="26DFC37D" w14:textId="77777777" w:rsidR="003E6270" w:rsidRPr="003E6270" w:rsidRDefault="003E6270" w:rsidP="006C65BB">
      <w:pPr>
        <w:pStyle w:val="UserGuider"/>
      </w:pPr>
      <w:ins w:id="54" w:author="Palmiero, Nikki" w:date="2023-06-27T13:42:00Z">
        <w:r>
          <w:t>Reduce is the l</w:t>
        </w:r>
      </w:ins>
      <w:del w:id="55" w:author="Palmiero, Nikki" w:date="2023-06-27T13:42:00Z">
        <w:r w:rsidRPr="00252F29" w:rsidDel="00B07448">
          <w:delText>L</w:delText>
        </w:r>
      </w:del>
      <w:r w:rsidRPr="00252F29">
        <w:t>ast step of the process. It has a mechanism to find Term (terms) per line called Mapper and then activate</w:t>
      </w:r>
      <w:ins w:id="56" w:author="Palmiero, Nikki" w:date="2023-06-27T13:42:00Z">
        <w:r>
          <w:t xml:space="preserve">s </w:t>
        </w:r>
      </w:ins>
      <w:del w:id="57" w:author="Palmiero, Nikki" w:date="2023-06-27T13:42:00Z">
        <w:r w:rsidRPr="00252F29" w:rsidDel="00B07448">
          <w:delText xml:space="preserve"> </w:delText>
        </w:r>
      </w:del>
      <w:r w:rsidRPr="00252F29">
        <w:t>the</w:t>
      </w:r>
      <w:r w:rsidRPr="003E6270">
        <w:t xml:space="preserve"> </w:t>
      </w:r>
      <w:r w:rsidRPr="00252F29">
        <w:t>Reducer</w:t>
      </w:r>
      <w:r w:rsidRPr="003E6270">
        <w:t xml:space="preserve"> </w:t>
      </w:r>
      <w:r w:rsidRPr="00252F29">
        <w:t>subprocess</w:t>
      </w:r>
      <w:r w:rsidRPr="003E6270">
        <w:t xml:space="preserve"> </w:t>
      </w:r>
      <w:r w:rsidRPr="00252F29">
        <w:t>that</w:t>
      </w:r>
      <w:r w:rsidRPr="003E6270">
        <w:t xml:space="preserve"> </w:t>
      </w:r>
      <w:r w:rsidRPr="00252F29">
        <w:t>will</w:t>
      </w:r>
      <w:r w:rsidRPr="003E6270">
        <w:t xml:space="preserve"> </w:t>
      </w:r>
      <w:r w:rsidRPr="00252F29">
        <w:t>count</w:t>
      </w:r>
      <w:r w:rsidRPr="003E6270">
        <w:t xml:space="preserve"> </w:t>
      </w:r>
      <w:r w:rsidRPr="00252F29">
        <w:t>the</w:t>
      </w:r>
      <w:r w:rsidRPr="003E6270">
        <w:t xml:space="preserve"> </w:t>
      </w:r>
      <w:r w:rsidRPr="00252F29">
        <w:t>number</w:t>
      </w:r>
      <w:r w:rsidRPr="003E6270">
        <w:t xml:space="preserve"> </w:t>
      </w:r>
      <w:r w:rsidRPr="00252F29">
        <w:t>of</w:t>
      </w:r>
      <w:r w:rsidRPr="003E6270">
        <w:t xml:space="preserve"> </w:t>
      </w:r>
      <w:r w:rsidRPr="00252F29">
        <w:t>links</w:t>
      </w:r>
      <w:r w:rsidRPr="003E6270">
        <w:t xml:space="preserve"> </w:t>
      </w:r>
      <w:r w:rsidRPr="00252F29">
        <w:t>found</w:t>
      </w:r>
      <w:r w:rsidRPr="003E6270">
        <w:t xml:space="preserve"> </w:t>
      </w:r>
      <w:r w:rsidRPr="00252F29">
        <w:t>in</w:t>
      </w:r>
      <w:r w:rsidRPr="003E6270">
        <w:t xml:space="preserve"> </w:t>
      </w:r>
      <w:r w:rsidRPr="00252F29">
        <w:t>the</w:t>
      </w:r>
      <w:r w:rsidRPr="003E6270">
        <w:t xml:space="preserve"> </w:t>
      </w:r>
      <w:r w:rsidRPr="00252F29">
        <w:t>connector.</w:t>
      </w:r>
      <w:r w:rsidRPr="003E6270">
        <w:t xml:space="preserve"> </w:t>
      </w:r>
      <w:r w:rsidRPr="00252F29">
        <w:t>After</w:t>
      </w:r>
      <w:r w:rsidRPr="003E6270">
        <w:t xml:space="preserve"> </w:t>
      </w:r>
      <w:r w:rsidRPr="00252F29">
        <w:t>all</w:t>
      </w:r>
      <w:r w:rsidRPr="003E6270">
        <w:t xml:space="preserve"> </w:t>
      </w:r>
      <w:r w:rsidRPr="00252F29">
        <w:t>processing,</w:t>
      </w:r>
      <w:r w:rsidRPr="003E6270">
        <w:t xml:space="preserve"> </w:t>
      </w:r>
      <w:r w:rsidRPr="00252F29">
        <w:t xml:space="preserve">the result will be recorded in the </w:t>
      </w:r>
      <w:proofErr w:type="spellStart"/>
      <w:r w:rsidRPr="00252F29">
        <w:t>Keylinks</w:t>
      </w:r>
      <w:proofErr w:type="spellEnd"/>
      <w:r w:rsidRPr="00252F29">
        <w:t xml:space="preserve"> table. It is important to note that the new data will fully replace the previous data in the processed connector.</w:t>
      </w:r>
    </w:p>
    <w:p w14:paraId="715B48F5" w14:textId="77777777" w:rsidR="003E6270" w:rsidRPr="003E6270" w:rsidRDefault="003E6270" w:rsidP="003E6270">
      <w:pPr>
        <w:pStyle w:val="code2"/>
      </w:pPr>
      <w:r w:rsidRPr="003E6270">
        <w:t xml:space="preserve">$ python manage.py </w:t>
      </w:r>
      <w:proofErr w:type="spellStart"/>
      <w:r w:rsidRPr="003E6270">
        <w:t>etl</w:t>
      </w:r>
      <w:proofErr w:type="spellEnd"/>
      <w:r w:rsidRPr="003E6270">
        <w:t xml:space="preserve"> </w:t>
      </w:r>
      <w:r w:rsidRPr="003E6270">
        <w:t>–</w:t>
      </w:r>
      <w:r w:rsidRPr="003E6270">
        <w:t>reduce {all or connector}</w:t>
      </w:r>
    </w:p>
    <w:p w14:paraId="560AC1D5" w14:textId="77777777" w:rsidR="003E6270" w:rsidRDefault="003E6270" w:rsidP="006C65BB">
      <w:pPr>
        <w:pStyle w:val="UserGuider"/>
      </w:pPr>
      <w:del w:id="58" w:author="Palmiero, Nikki" w:date="2023-06-27T13:43:00Z">
        <w:r w:rsidDel="00B07448">
          <w:delText xml:space="preserve">Essential to have the </w:delText>
        </w:r>
      </w:del>
      <w:ins w:id="59" w:author="Palmiero, Nikki" w:date="2023-06-27T13:42:00Z">
        <w:r>
          <w:t xml:space="preserve">The </w:t>
        </w:r>
      </w:ins>
      <w:r>
        <w:t>file</w:t>
      </w:r>
      <w:ins w:id="60" w:author="Palmiero, Nicole" w:date="2023-06-27T13:43:00Z">
        <w:r>
          <w:t xml:space="preserve"> must</w:t>
        </w:r>
      </w:ins>
      <w:ins w:id="61" w:author="Palmiero, Nikki" w:date="2023-06-27T13:43:00Z">
        <w:del w:id="62" w:author="Palmiero, Nicole" w:date="2023-06-27T13:43:00Z">
          <w:r w:rsidDel="00B07448">
            <w:delText xml:space="preserve"> should</w:delText>
          </w:r>
        </w:del>
        <w:r>
          <w:t xml:space="preserve"> be</w:t>
        </w:r>
      </w:ins>
      <w:r>
        <w:t xml:space="preserve"> in PSA</w:t>
      </w:r>
      <w:ins w:id="63" w:author="Palmiero, Nikki" w:date="2023-06-27T13:43:00Z">
        <w:r>
          <w:t>,</w:t>
        </w:r>
      </w:ins>
      <w:del w:id="64" w:author="Palmiero, Nikki" w:date="2023-06-27T13:43:00Z">
        <w:r w:rsidDel="00B07448">
          <w:delText>.</w:delText>
        </w:r>
      </w:del>
      <w:r>
        <w:t xml:space="preserve"> </w:t>
      </w:r>
      <w:ins w:id="65" w:author="Palmiero, Nikki" w:date="2023-06-27T13:43:00Z">
        <w:r>
          <w:t>o</w:t>
        </w:r>
      </w:ins>
      <w:del w:id="66" w:author="Palmiero, Nikki" w:date="2023-06-27T13:43:00Z">
        <w:r w:rsidDel="00B07448">
          <w:delText>O</w:delText>
        </w:r>
      </w:del>
      <w:r>
        <w:t>therwise, the system will display a warning. It will start the MapReduce phase of data terms for all Connector or just a specific one. In this phase, there is a large consumption of memory and processing, so it will be essential to allocate resources compatible with the size of the processed data.</w:t>
      </w:r>
    </w:p>
    <w:p w14:paraId="20E3A938" w14:textId="3495F731" w:rsidR="003E6270" w:rsidDel="00B07448" w:rsidRDefault="003E6270" w:rsidP="006C65BB">
      <w:pPr>
        <w:pStyle w:val="UserGuider"/>
        <w:rPr>
          <w:del w:id="67" w:author="Palmiero, Nicole" w:date="2023-06-27T13:45:00Z"/>
          <w:sz w:val="14"/>
        </w:rPr>
      </w:pPr>
      <w:r>
        <w:t xml:space="preserve">Reset option will Press the control to all or a specific connector in the current </w:t>
      </w:r>
      <w:r w:rsidRPr="003E6270">
        <w:t>phase.</w:t>
      </w:r>
    </w:p>
    <w:p w14:paraId="58DF9A31" w14:textId="77777777" w:rsidR="003E6270" w:rsidDel="00B07448" w:rsidRDefault="003E6270" w:rsidP="006C65BB">
      <w:pPr>
        <w:pStyle w:val="UserGuider"/>
        <w:rPr>
          <w:del w:id="68" w:author="Palmiero, Nicole" w:date="2023-06-27T13:45:00Z"/>
        </w:rPr>
      </w:pPr>
    </w:p>
    <w:p w14:paraId="152B2345" w14:textId="77777777" w:rsidR="003E6270" w:rsidDel="00B07448" w:rsidRDefault="003E6270" w:rsidP="006C65BB">
      <w:pPr>
        <w:pStyle w:val="UserGuider"/>
        <w:rPr>
          <w:del w:id="69" w:author="Palmiero, Nicole" w:date="2023-06-27T13:45:00Z"/>
        </w:rPr>
      </w:pPr>
    </w:p>
    <w:p w14:paraId="32F4BCE6" w14:textId="77777777" w:rsidR="003E6270" w:rsidDel="00B07448" w:rsidRDefault="003E6270" w:rsidP="006C65BB">
      <w:pPr>
        <w:pStyle w:val="UserGuider"/>
        <w:rPr>
          <w:del w:id="70" w:author="Palmiero, Nicole" w:date="2023-06-27T13:45:00Z"/>
        </w:rPr>
      </w:pPr>
    </w:p>
    <w:p w14:paraId="71FF8B2F" w14:textId="77777777" w:rsidR="003E6270" w:rsidDel="00B07448" w:rsidRDefault="003E6270" w:rsidP="006C65BB">
      <w:pPr>
        <w:pStyle w:val="UserGuider"/>
        <w:rPr>
          <w:del w:id="71" w:author="Palmiero, Nicole" w:date="2023-06-27T13:45:00Z"/>
        </w:rPr>
      </w:pPr>
    </w:p>
    <w:p w14:paraId="738B7CC9" w14:textId="6F91E8FE" w:rsidR="003E6270" w:rsidRDefault="003E6270" w:rsidP="006C65BB">
      <w:pPr>
        <w:pStyle w:val="UserGuider"/>
      </w:pPr>
    </w:p>
    <w:p w14:paraId="2E45391E" w14:textId="77777777" w:rsidR="003E6270" w:rsidRPr="005E598E" w:rsidRDefault="003E6270" w:rsidP="005E598E"/>
    <w:p w14:paraId="4F482CB3" w14:textId="7838E283" w:rsidR="00564686" w:rsidRDefault="00B7542D" w:rsidP="00D200C3">
      <w:pPr>
        <w:pStyle w:val="Heading3"/>
      </w:pPr>
      <w:bookmarkStart w:id="72" w:name="_Toc139042873"/>
      <w:r>
        <w:t>Workflow</w:t>
      </w:r>
      <w:bookmarkEnd w:id="72"/>
    </w:p>
    <w:p w14:paraId="4EAD252F" w14:textId="77777777" w:rsidR="003E6270" w:rsidRDefault="003E6270" w:rsidP="006C65BB">
      <w:pPr>
        <w:pStyle w:val="UserGuider"/>
      </w:pPr>
      <w:r>
        <w:t>In</w:t>
      </w:r>
      <w:r>
        <w:rPr>
          <w:spacing w:val="-4"/>
        </w:rPr>
        <w:t xml:space="preserve"> </w:t>
      </w:r>
      <w:r>
        <w:t>addition</w:t>
      </w:r>
      <w:r>
        <w:rPr>
          <w:spacing w:val="-4"/>
        </w:rPr>
        <w:t xml:space="preserve"> </w:t>
      </w:r>
      <w:r>
        <w:t>to</w:t>
      </w:r>
      <w:r>
        <w:rPr>
          <w:spacing w:val="-4"/>
        </w:rPr>
        <w:t xml:space="preserve"> </w:t>
      </w:r>
      <w:r>
        <w:t>the</w:t>
      </w:r>
      <w:r>
        <w:rPr>
          <w:spacing w:val="-4"/>
        </w:rPr>
        <w:t xml:space="preserve"> </w:t>
      </w:r>
      <w:r>
        <w:t>reset</w:t>
      </w:r>
      <w:r>
        <w:rPr>
          <w:spacing w:val="-4"/>
        </w:rPr>
        <w:t xml:space="preserve"> </w:t>
      </w:r>
      <w:r>
        <w:t>commands</w:t>
      </w:r>
      <w:r>
        <w:rPr>
          <w:spacing w:val="-4"/>
        </w:rPr>
        <w:t xml:space="preserve"> </w:t>
      </w:r>
      <w:r>
        <w:t>shown</w:t>
      </w:r>
      <w:r>
        <w:rPr>
          <w:spacing w:val="-4"/>
        </w:rPr>
        <w:t xml:space="preserve"> </w:t>
      </w:r>
      <w:r>
        <w:t>above</w:t>
      </w:r>
      <w:r>
        <w:rPr>
          <w:spacing w:val="-4"/>
        </w:rPr>
        <w:t xml:space="preserve"> </w:t>
      </w:r>
      <w:r>
        <w:t>to</w:t>
      </w:r>
      <w:r>
        <w:rPr>
          <w:spacing w:val="-4"/>
        </w:rPr>
        <w:t xml:space="preserve"> </w:t>
      </w:r>
      <w:r>
        <w:t>control</w:t>
      </w:r>
      <w:r>
        <w:rPr>
          <w:spacing w:val="-4"/>
        </w:rPr>
        <w:t xml:space="preserve"> </w:t>
      </w:r>
      <w:r>
        <w:t>the</w:t>
      </w:r>
      <w:r>
        <w:rPr>
          <w:spacing w:val="-4"/>
        </w:rPr>
        <w:t xml:space="preserve"> </w:t>
      </w:r>
      <w:r>
        <w:t>process</w:t>
      </w:r>
      <w:r>
        <w:rPr>
          <w:spacing w:val="-4"/>
        </w:rPr>
        <w:t xml:space="preserve"> </w:t>
      </w:r>
      <w:r>
        <w:t>workflow,</w:t>
      </w:r>
      <w:r>
        <w:rPr>
          <w:spacing w:val="-4"/>
        </w:rPr>
        <w:t xml:space="preserve"> </w:t>
      </w:r>
      <w:r>
        <w:t>the</w:t>
      </w:r>
      <w:r>
        <w:rPr>
          <w:spacing w:val="-4"/>
        </w:rPr>
        <w:t xml:space="preserve"> </w:t>
      </w:r>
      <w:r>
        <w:t>system</w:t>
      </w:r>
      <w:r>
        <w:rPr>
          <w:spacing w:val="-4"/>
        </w:rPr>
        <w:t xml:space="preserve"> </w:t>
      </w:r>
      <w:r>
        <w:t>also</w:t>
      </w:r>
      <w:r>
        <w:rPr>
          <w:spacing w:val="-4"/>
        </w:rPr>
        <w:t xml:space="preserve"> </w:t>
      </w:r>
      <w:r>
        <w:t>has</w:t>
      </w:r>
      <w:r>
        <w:rPr>
          <w:spacing w:val="-4"/>
        </w:rPr>
        <w:t xml:space="preserve"> </w:t>
      </w:r>
      <w:r>
        <w:t>a</w:t>
      </w:r>
      <w:r>
        <w:rPr>
          <w:spacing w:val="-4"/>
        </w:rPr>
        <w:t xml:space="preserve"> </w:t>
      </w:r>
      <w:r>
        <w:t>web</w:t>
      </w:r>
      <w:r>
        <w:rPr>
          <w:spacing w:val="-4"/>
        </w:rPr>
        <w:t xml:space="preserve"> </w:t>
      </w:r>
      <w:r>
        <w:t xml:space="preserve">interface where the user can consult and manage the flow and status of the </w:t>
      </w:r>
      <w:r>
        <w:lastRenderedPageBreak/>
        <w:t>phases.</w:t>
      </w:r>
    </w:p>
    <w:p w14:paraId="63786293" w14:textId="77777777" w:rsidR="003E6270" w:rsidRDefault="003E6270" w:rsidP="006C65BB">
      <w:pPr>
        <w:pStyle w:val="UserGuider"/>
      </w:pPr>
      <w:r>
        <w:t>Browse</w:t>
      </w:r>
      <w:r>
        <w:rPr>
          <w:spacing w:val="-5"/>
        </w:rPr>
        <w:t xml:space="preserve"> </w:t>
      </w:r>
      <w:r>
        <w:rPr>
          <w:color w:val="006699"/>
        </w:rPr>
        <w:t>http://127.0.0.1:8000/admin/ge/wfcontrol/</w:t>
      </w:r>
      <w:r>
        <w:rPr>
          <w:color w:val="006699"/>
          <w:spacing w:val="-5"/>
        </w:rPr>
        <w:t xml:space="preserve"> </w:t>
      </w:r>
      <w:r>
        <w:t>or</w:t>
      </w:r>
      <w:r>
        <w:rPr>
          <w:spacing w:val="-5"/>
        </w:rPr>
        <w:t xml:space="preserve"> </w:t>
      </w:r>
      <w:r>
        <w:t>select</w:t>
      </w:r>
      <w:r>
        <w:rPr>
          <w:spacing w:val="-5"/>
        </w:rPr>
        <w:t xml:space="preserve"> </w:t>
      </w:r>
      <w:r>
        <w:t>the</w:t>
      </w:r>
      <w:r>
        <w:rPr>
          <w:spacing w:val="-5"/>
        </w:rPr>
        <w:t xml:space="preserve"> </w:t>
      </w:r>
      <w:r>
        <w:t>Dataset</w:t>
      </w:r>
      <w:r>
        <w:rPr>
          <w:spacing w:val="-5"/>
        </w:rPr>
        <w:t xml:space="preserve"> </w:t>
      </w:r>
      <w:r>
        <w:t>–</w:t>
      </w:r>
      <w:r>
        <w:rPr>
          <w:spacing w:val="-5"/>
        </w:rPr>
        <w:t xml:space="preserve"> </w:t>
      </w:r>
      <w:r>
        <w:t>Workflow</w:t>
      </w:r>
      <w:r>
        <w:rPr>
          <w:spacing w:val="-5"/>
        </w:rPr>
        <w:t xml:space="preserve"> </w:t>
      </w:r>
      <w:r>
        <w:t>option</w:t>
      </w:r>
      <w:r>
        <w:rPr>
          <w:spacing w:val="-5"/>
        </w:rPr>
        <w:t xml:space="preserve"> </w:t>
      </w:r>
      <w:r>
        <w:t>in</w:t>
      </w:r>
      <w:r>
        <w:rPr>
          <w:spacing w:val="-5"/>
        </w:rPr>
        <w:t xml:space="preserve"> </w:t>
      </w:r>
      <w:r>
        <w:t>the</w:t>
      </w:r>
      <w:r>
        <w:rPr>
          <w:spacing w:val="-5"/>
        </w:rPr>
        <w:t xml:space="preserve"> </w:t>
      </w:r>
      <w:r>
        <w:t>GE</w:t>
      </w:r>
      <w:r>
        <w:rPr>
          <w:spacing w:val="-5"/>
        </w:rPr>
        <w:t xml:space="preserve"> </w:t>
      </w:r>
      <w:r>
        <w:t>application</w:t>
      </w:r>
      <w:r>
        <w:rPr>
          <w:spacing w:val="-5"/>
        </w:rPr>
        <w:t xml:space="preserve"> </w:t>
      </w:r>
      <w:del w:id="73" w:author="Palmiero, Nicole" w:date="2023-06-27T13:45:00Z">
        <w:r w:rsidDel="00B07448">
          <w:delText>In</w:delText>
        </w:r>
      </w:del>
      <w:ins w:id="74" w:author="Palmiero, Nicole" w:date="2023-06-27T13:45:00Z">
        <w:r>
          <w:t>in</w:t>
        </w:r>
      </w:ins>
      <w:r>
        <w:rPr>
          <w:spacing w:val="-5"/>
        </w:rPr>
        <w:t xml:space="preserve"> </w:t>
      </w:r>
      <w:r>
        <w:t>the first one, Connectors that have already been started will be started, with the following references:</w:t>
      </w:r>
    </w:p>
    <w:p w14:paraId="1C6A8DD3" w14:textId="77777777" w:rsidR="003E6270" w:rsidRDefault="003E6270" w:rsidP="006C65BB">
      <w:pPr>
        <w:pStyle w:val="UserGuider"/>
        <w:numPr>
          <w:ilvl w:val="0"/>
          <w:numId w:val="35"/>
        </w:numPr>
      </w:pPr>
      <w:r>
        <w:t xml:space="preserve">DS STATUS: informs whether the Connector is active or not for processing the 4 </w:t>
      </w:r>
      <w:r>
        <w:rPr>
          <w:spacing w:val="-2"/>
        </w:rPr>
        <w:t>phases</w:t>
      </w:r>
    </w:p>
    <w:p w14:paraId="3ECFAB1F" w14:textId="77777777" w:rsidR="003E6270" w:rsidRDefault="003E6270" w:rsidP="006C65BB">
      <w:pPr>
        <w:pStyle w:val="UserGuider"/>
        <w:numPr>
          <w:ilvl w:val="0"/>
          <w:numId w:val="35"/>
        </w:numPr>
      </w:pPr>
      <w:r>
        <w:t xml:space="preserve">Connector: Abbreviation for </w:t>
      </w:r>
      <w:r>
        <w:rPr>
          <w:spacing w:val="-2"/>
        </w:rPr>
        <w:t>Connector</w:t>
      </w:r>
    </w:p>
    <w:p w14:paraId="3FE4AB70" w14:textId="77777777" w:rsidR="003E6270" w:rsidRDefault="003E6270" w:rsidP="006C65BB">
      <w:pPr>
        <w:pStyle w:val="UserGuider"/>
        <w:numPr>
          <w:ilvl w:val="0"/>
          <w:numId w:val="35"/>
        </w:numPr>
      </w:pPr>
      <w:r>
        <w:t xml:space="preserve">Last Update Dataset: Date of the previous data </w:t>
      </w:r>
      <w:r>
        <w:rPr>
          <w:spacing w:val="-2"/>
        </w:rPr>
        <w:t>update.</w:t>
      </w:r>
    </w:p>
    <w:p w14:paraId="4291C619" w14:textId="77777777" w:rsidR="003E6270" w:rsidRPr="00252F29" w:rsidRDefault="003E6270" w:rsidP="006C65BB">
      <w:pPr>
        <w:pStyle w:val="UserGuider"/>
        <w:numPr>
          <w:ilvl w:val="0"/>
          <w:numId w:val="35"/>
        </w:numPr>
      </w:pPr>
      <w:r>
        <w:t xml:space="preserve">Source file version: Version of the final processed </w:t>
      </w:r>
      <w:r>
        <w:rPr>
          <w:spacing w:val="-2"/>
        </w:rPr>
        <w:t>file.</w:t>
      </w:r>
    </w:p>
    <w:p w14:paraId="03A66634" w14:textId="77777777" w:rsidR="003E6270" w:rsidRDefault="003E6270" w:rsidP="006C65BB">
      <w:pPr>
        <w:pStyle w:val="UserGuider"/>
      </w:pPr>
      <w:r>
        <w:t>The</w:t>
      </w:r>
      <w:r>
        <w:rPr>
          <w:spacing w:val="26"/>
        </w:rPr>
        <w:t xml:space="preserve"> </w:t>
      </w:r>
      <w:r>
        <w:t>following</w:t>
      </w:r>
      <w:r>
        <w:rPr>
          <w:spacing w:val="26"/>
        </w:rPr>
        <w:t xml:space="preserve"> </w:t>
      </w:r>
      <w:r>
        <w:t>four</w:t>
      </w:r>
      <w:r>
        <w:rPr>
          <w:spacing w:val="26"/>
        </w:rPr>
        <w:t xml:space="preserve"> </w:t>
      </w:r>
      <w:r>
        <w:t>columns</w:t>
      </w:r>
      <w:r>
        <w:rPr>
          <w:spacing w:val="26"/>
        </w:rPr>
        <w:t xml:space="preserve"> </w:t>
      </w:r>
      <w:r>
        <w:t>display</w:t>
      </w:r>
      <w:r>
        <w:rPr>
          <w:spacing w:val="26"/>
        </w:rPr>
        <w:t xml:space="preserve"> </w:t>
      </w:r>
      <w:r>
        <w:t>the</w:t>
      </w:r>
      <w:r>
        <w:rPr>
          <w:spacing w:val="26"/>
        </w:rPr>
        <w:t xml:space="preserve"> </w:t>
      </w:r>
      <w:r>
        <w:t>statuses</w:t>
      </w:r>
      <w:r>
        <w:rPr>
          <w:spacing w:val="26"/>
        </w:rPr>
        <w:t xml:space="preserve"> </w:t>
      </w:r>
      <w:r>
        <w:t>still</w:t>
      </w:r>
      <w:r>
        <w:rPr>
          <w:spacing w:val="26"/>
        </w:rPr>
        <w:t xml:space="preserve"> </w:t>
      </w:r>
      <w:r>
        <w:t>of</w:t>
      </w:r>
      <w:r>
        <w:rPr>
          <w:spacing w:val="26"/>
        </w:rPr>
        <w:t xml:space="preserve"> </w:t>
      </w:r>
      <w:r>
        <w:t>the</w:t>
      </w:r>
      <w:r>
        <w:rPr>
          <w:spacing w:val="26"/>
        </w:rPr>
        <w:t xml:space="preserve"> </w:t>
      </w:r>
      <w:r>
        <w:t>processes</w:t>
      </w:r>
      <w:r>
        <w:rPr>
          <w:spacing w:val="26"/>
        </w:rPr>
        <w:t xml:space="preserve"> </w:t>
      </w:r>
      <w:r>
        <w:t>by</w:t>
      </w:r>
      <w:r>
        <w:rPr>
          <w:spacing w:val="26"/>
        </w:rPr>
        <w:t xml:space="preserve"> </w:t>
      </w:r>
      <w:r>
        <w:t>phase.</w:t>
      </w:r>
      <w:r>
        <w:rPr>
          <w:spacing w:val="26"/>
        </w:rPr>
        <w:t xml:space="preserve"> </w:t>
      </w:r>
      <w:r>
        <w:t>The</w:t>
      </w:r>
      <w:r>
        <w:rPr>
          <w:spacing w:val="26"/>
        </w:rPr>
        <w:t xml:space="preserve"> </w:t>
      </w:r>
      <w:r>
        <w:t>green</w:t>
      </w:r>
      <w:r>
        <w:rPr>
          <w:spacing w:val="26"/>
        </w:rPr>
        <w:t xml:space="preserve"> </w:t>
      </w:r>
      <w:r>
        <w:t>symbol</w:t>
      </w:r>
      <w:r>
        <w:rPr>
          <w:spacing w:val="26"/>
        </w:rPr>
        <w:t xml:space="preserve"> </w:t>
      </w:r>
      <w:r>
        <w:t>indicates</w:t>
      </w:r>
      <w:r>
        <w:rPr>
          <w:spacing w:val="26"/>
        </w:rPr>
        <w:t xml:space="preserve"> </w:t>
      </w:r>
      <w:r>
        <w:t>the status-completed successfully and the group not processed.</w:t>
      </w:r>
    </w:p>
    <w:p w14:paraId="21AB97C2" w14:textId="77777777" w:rsidR="003E6270" w:rsidRDefault="003E6270" w:rsidP="006C65BB">
      <w:pPr>
        <w:pStyle w:val="UserGuider"/>
      </w:pPr>
      <w:r>
        <w:t xml:space="preserve">Data were only available in the GE.be database after all phases had been successfully </w:t>
      </w:r>
      <w:r>
        <w:rPr>
          <w:spacing w:val="-2"/>
        </w:rPr>
        <w:t>executed.</w:t>
      </w:r>
    </w:p>
    <w:p w14:paraId="785B367F" w14:textId="77777777" w:rsidR="00420B15" w:rsidRDefault="003E6270" w:rsidP="00420B15">
      <w:pPr>
        <w:pStyle w:val="UserGuider"/>
        <w:keepNext/>
        <w:jc w:val="center"/>
      </w:pPr>
      <w:r>
        <w:rPr>
          <w:noProof/>
        </w:rPr>
        <w:drawing>
          <wp:inline distT="0" distB="0" distL="0" distR="0" wp14:anchorId="40C834E7" wp14:editId="0BF2E68F">
            <wp:extent cx="5781402" cy="1499870"/>
            <wp:effectExtent l="0" t="0" r="0" b="0"/>
            <wp:docPr id="127" name="Image 127"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87031" cy="1501330"/>
                    </a:xfrm>
                    <a:prstGeom prst="rect">
                      <a:avLst/>
                    </a:prstGeom>
                  </pic:spPr>
                </pic:pic>
              </a:graphicData>
            </a:graphic>
          </wp:inline>
        </w:drawing>
      </w:r>
    </w:p>
    <w:p w14:paraId="4EE9B02A" w14:textId="52445230" w:rsidR="003E6270" w:rsidRDefault="00420B15" w:rsidP="00420B15">
      <w:pPr>
        <w:pStyle w:val="Caption"/>
        <w:jc w:val="center"/>
        <w:rPr>
          <w:sz w:val="7"/>
        </w:rPr>
      </w:pPr>
      <w:bookmarkStart w:id="75" w:name="_Toc139042920"/>
      <w:r>
        <w:t xml:space="preserve">Figure </w:t>
      </w:r>
      <w:r>
        <w:fldChar w:fldCharType="begin"/>
      </w:r>
      <w:r>
        <w:instrText xml:space="preserve"> SEQ Figure \* ARABIC </w:instrText>
      </w:r>
      <w:r>
        <w:fldChar w:fldCharType="separate"/>
      </w:r>
      <w:r w:rsidR="00280D40">
        <w:rPr>
          <w:noProof/>
        </w:rPr>
        <w:t>29</w:t>
      </w:r>
      <w:r>
        <w:fldChar w:fldCharType="end"/>
      </w:r>
      <w:r>
        <w:t>: Web workflow control</w:t>
      </w:r>
      <w:bookmarkEnd w:id="75"/>
    </w:p>
    <w:p w14:paraId="7618080E" w14:textId="77777777" w:rsidR="003E6270" w:rsidRDefault="003E6270" w:rsidP="006C65BB">
      <w:pPr>
        <w:pStyle w:val="UserGuider"/>
      </w:pPr>
      <w:r>
        <w:t xml:space="preserve">When selecting a Connector, it will be a details screen allowing the specific opening by </w:t>
      </w:r>
      <w:r>
        <w:rPr>
          <w:spacing w:val="-2"/>
        </w:rPr>
        <w:t>field.</w:t>
      </w:r>
    </w:p>
    <w:p w14:paraId="40A00F9C" w14:textId="77777777" w:rsidR="00420B15" w:rsidRDefault="003E6270" w:rsidP="00420B15">
      <w:pPr>
        <w:pStyle w:val="UserGuider"/>
        <w:keepNext/>
        <w:jc w:val="center"/>
      </w:pPr>
      <w:r>
        <w:rPr>
          <w:noProof/>
        </w:rPr>
        <w:lastRenderedPageBreak/>
        <w:drawing>
          <wp:inline distT="0" distB="0" distL="0" distR="0" wp14:anchorId="7F33CCCF" wp14:editId="68B7373E">
            <wp:extent cx="5782310" cy="2527769"/>
            <wp:effectExtent l="0" t="0" r="0" b="0"/>
            <wp:docPr id="128" name="Image 128"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descr="A screenshot of a computer&#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00705" cy="2535810"/>
                    </a:xfrm>
                    <a:prstGeom prst="rect">
                      <a:avLst/>
                    </a:prstGeom>
                  </pic:spPr>
                </pic:pic>
              </a:graphicData>
            </a:graphic>
          </wp:inline>
        </w:drawing>
      </w:r>
    </w:p>
    <w:p w14:paraId="12FA0842" w14:textId="3026DFA6" w:rsidR="003E6270" w:rsidRDefault="00420B15" w:rsidP="00420B15">
      <w:pPr>
        <w:pStyle w:val="Caption"/>
        <w:jc w:val="center"/>
        <w:rPr>
          <w:sz w:val="7"/>
        </w:rPr>
      </w:pPr>
      <w:bookmarkStart w:id="76" w:name="_Toc139042921"/>
      <w:r>
        <w:t xml:space="preserve">Figure </w:t>
      </w:r>
      <w:r>
        <w:fldChar w:fldCharType="begin"/>
      </w:r>
      <w:r>
        <w:instrText xml:space="preserve"> SEQ Figure \* ARABIC </w:instrText>
      </w:r>
      <w:r>
        <w:fldChar w:fldCharType="separate"/>
      </w:r>
      <w:r w:rsidR="00280D40">
        <w:rPr>
          <w:noProof/>
        </w:rPr>
        <w:t>30</w:t>
      </w:r>
      <w:r>
        <w:fldChar w:fldCharType="end"/>
      </w:r>
      <w:r>
        <w:t>: Web workflow control change</w:t>
      </w:r>
      <w:bookmarkEnd w:id="76"/>
    </w:p>
    <w:p w14:paraId="1D1B9988" w14:textId="77777777" w:rsidR="003E6270" w:rsidRDefault="003E6270" w:rsidP="006C65BB">
      <w:pPr>
        <w:pStyle w:val="UserGuider"/>
      </w:pPr>
      <w:r>
        <w:t>Important: it will not be necessary to include new Connectors in the Workflow monitor. The system will automatically create a new control after the first load of data from the Connector. If one of the workflow records is deleted, it will also be completed after the next data load.</w:t>
      </w:r>
    </w:p>
    <w:p w14:paraId="46DDA9CF" w14:textId="77777777" w:rsidR="003E6270" w:rsidRDefault="003E6270" w:rsidP="006C65BB">
      <w:pPr>
        <w:pStyle w:val="UserGuider"/>
      </w:pPr>
      <w:r>
        <w:t>To ensure a successful ETL process, proper parameterization and accurate master data entries are crucial. These files will guide you through each phase, helping you understand and execute the ETL process effectively</w:t>
      </w:r>
    </w:p>
    <w:p w14:paraId="3956B6BC" w14:textId="77777777" w:rsidR="003E6270" w:rsidRPr="003E6270" w:rsidRDefault="003E6270" w:rsidP="003E6270"/>
    <w:p w14:paraId="0AE1D25E" w14:textId="77777777" w:rsidR="00696A83" w:rsidRDefault="00696A83">
      <w:pPr>
        <w:rPr>
          <w:rFonts w:asciiTheme="majorHAnsi" w:eastAsiaTheme="majorEastAsia" w:hAnsiTheme="majorHAnsi" w:cstheme="majorBidi"/>
          <w:color w:val="2F5496" w:themeColor="accent1" w:themeShade="BF"/>
          <w:sz w:val="32"/>
          <w:szCs w:val="32"/>
        </w:rPr>
      </w:pPr>
      <w:r>
        <w:br w:type="page"/>
      </w:r>
    </w:p>
    <w:p w14:paraId="4BEF7182" w14:textId="0974B6B9" w:rsidR="00CB2ADE" w:rsidRDefault="00CB2ADE" w:rsidP="00CB2ADE">
      <w:pPr>
        <w:pStyle w:val="Heading1"/>
      </w:pPr>
      <w:bookmarkStart w:id="77" w:name="_Toc139042874"/>
      <w:r w:rsidRPr="00CB2ADE">
        <w:lastRenderedPageBreak/>
        <w:t>GE Application</w:t>
      </w:r>
      <w:bookmarkEnd w:id="77"/>
    </w:p>
    <w:p w14:paraId="57F9631A" w14:textId="77777777" w:rsidR="008044E8" w:rsidRDefault="008044E8" w:rsidP="006C65BB">
      <w:pPr>
        <w:pStyle w:val="UserGuider"/>
      </w:pPr>
      <w:r>
        <w:t>The GE module is a powerful component of the system that encompasses various functionalities related to data processing</w:t>
      </w:r>
      <w:r>
        <w:rPr>
          <w:spacing w:val="-1"/>
        </w:rPr>
        <w:t xml:space="preserve"> </w:t>
      </w:r>
      <w:r>
        <w:t>and</w:t>
      </w:r>
      <w:r>
        <w:rPr>
          <w:spacing w:val="-1"/>
        </w:rPr>
        <w:t xml:space="preserve"> </w:t>
      </w:r>
      <w:r>
        <w:t>analysis</w:t>
      </w:r>
      <w:r>
        <w:rPr>
          <w:spacing w:val="-1"/>
        </w:rPr>
        <w:t xml:space="preserve"> </w:t>
      </w:r>
      <w:r>
        <w:t>in</w:t>
      </w:r>
      <w:r>
        <w:rPr>
          <w:spacing w:val="-1"/>
        </w:rPr>
        <w:t xml:space="preserve"> </w:t>
      </w:r>
      <w:r>
        <w:t>the</w:t>
      </w:r>
      <w:r>
        <w:rPr>
          <w:spacing w:val="-1"/>
        </w:rPr>
        <w:t xml:space="preserve"> </w:t>
      </w:r>
      <w:r>
        <w:t>context</w:t>
      </w:r>
      <w:r>
        <w:rPr>
          <w:spacing w:val="-1"/>
        </w:rPr>
        <w:t xml:space="preserve"> </w:t>
      </w:r>
      <w:r>
        <w:t>of</w:t>
      </w:r>
      <w:r>
        <w:rPr>
          <w:spacing w:val="-1"/>
        </w:rPr>
        <w:t xml:space="preserve"> </w:t>
      </w:r>
      <w:r>
        <w:t>genomics</w:t>
      </w:r>
      <w:r>
        <w:rPr>
          <w:spacing w:val="-1"/>
        </w:rPr>
        <w:t xml:space="preserve"> </w:t>
      </w:r>
      <w:r>
        <w:t>and</w:t>
      </w:r>
      <w:r>
        <w:rPr>
          <w:spacing w:val="-1"/>
        </w:rPr>
        <w:t xml:space="preserve"> </w:t>
      </w:r>
      <w:r>
        <w:t>exposomes.</w:t>
      </w:r>
      <w:r>
        <w:rPr>
          <w:spacing w:val="-1"/>
        </w:rPr>
        <w:t xml:space="preserve"> </w:t>
      </w:r>
      <w:r>
        <w:t>It</w:t>
      </w:r>
      <w:r>
        <w:rPr>
          <w:spacing w:val="-1"/>
        </w:rPr>
        <w:t xml:space="preserve"> </w:t>
      </w:r>
      <w:r>
        <w:t>consists</w:t>
      </w:r>
      <w:r>
        <w:rPr>
          <w:spacing w:val="-1"/>
        </w:rPr>
        <w:t xml:space="preserve"> </w:t>
      </w:r>
      <w:r>
        <w:t>of</w:t>
      </w:r>
      <w:r>
        <w:rPr>
          <w:spacing w:val="-1"/>
        </w:rPr>
        <w:t xml:space="preserve"> </w:t>
      </w:r>
      <w:r>
        <w:t>two</w:t>
      </w:r>
      <w:r>
        <w:rPr>
          <w:spacing w:val="-1"/>
        </w:rPr>
        <w:t xml:space="preserve"> </w:t>
      </w:r>
      <w:r>
        <w:t>important</w:t>
      </w:r>
      <w:r>
        <w:rPr>
          <w:spacing w:val="-1"/>
        </w:rPr>
        <w:t xml:space="preserve"> </w:t>
      </w:r>
      <w:r>
        <w:t>components:</w:t>
      </w:r>
      <w:r>
        <w:rPr>
          <w:spacing w:val="-1"/>
        </w:rPr>
        <w:t xml:space="preserve"> </w:t>
      </w:r>
      <w:proofErr w:type="spellStart"/>
      <w:r>
        <w:t>GE.db</w:t>
      </w:r>
      <w:proofErr w:type="spellEnd"/>
      <w:r>
        <w:t xml:space="preserve"> and </w:t>
      </w:r>
      <w:proofErr w:type="spellStart"/>
      <w:proofErr w:type="gramStart"/>
      <w:r>
        <w:t>GE.Filter</w:t>
      </w:r>
      <w:proofErr w:type="spellEnd"/>
      <w:proofErr w:type="gramEnd"/>
      <w:r>
        <w:t>.</w:t>
      </w:r>
    </w:p>
    <w:p w14:paraId="155BBBC2" w14:textId="77777777" w:rsidR="008044E8" w:rsidRDefault="008044E8" w:rsidP="006C65BB">
      <w:pPr>
        <w:pStyle w:val="UserGuider"/>
        <w:numPr>
          <w:ilvl w:val="0"/>
          <w:numId w:val="37"/>
        </w:numPr>
      </w:pPr>
      <w:r>
        <w:t xml:space="preserve">The </w:t>
      </w:r>
      <w:proofErr w:type="spellStart"/>
      <w:r>
        <w:t>GE.db</w:t>
      </w:r>
      <w:proofErr w:type="spellEnd"/>
      <w:r>
        <w:t xml:space="preserve"> provides direct access to the underlying database tables, allowing users to retrieve information directly from the IGEM Client DB. It offers the capability to query and analyze data stored in the database tables, empowering users to efficiently extract specific information for their research purposes. Additionally, the </w:t>
      </w:r>
      <w:proofErr w:type="spellStart"/>
      <w:r>
        <w:t>GE.db</w:t>
      </w:r>
      <w:proofErr w:type="spellEnd"/>
      <w:r>
        <w:t xml:space="preserve"> facilitates synchronization between the IGEM Client DB and the Hall Lab DB Server, ensuring the availability of up-to-date data. Users can choose between offline and online synchronization options based on their requirements.</w:t>
      </w:r>
    </w:p>
    <w:p w14:paraId="7B3EB6BF" w14:textId="77777777" w:rsidR="008044E8" w:rsidRDefault="008044E8" w:rsidP="006C65BB">
      <w:pPr>
        <w:pStyle w:val="UserGuider"/>
        <w:numPr>
          <w:ilvl w:val="0"/>
          <w:numId w:val="37"/>
        </w:numPr>
      </w:pPr>
      <w:r>
        <w:t xml:space="preserve">The </w:t>
      </w:r>
      <w:proofErr w:type="spellStart"/>
      <w:proofErr w:type="gramStart"/>
      <w:r>
        <w:t>GE.Filter</w:t>
      </w:r>
      <w:proofErr w:type="spellEnd"/>
      <w:proofErr w:type="gramEnd"/>
      <w:r>
        <w:t xml:space="preserve"> offers a range of functions to filter and retrieve information from the IGEM Client DB, specifically focusing on the relationships and reports related to genomics (G), exposomes (E), and their interactions (</w:t>
      </w:r>
      <w:proofErr w:type="spellStart"/>
      <w:r>
        <w:t>GxE</w:t>
      </w:r>
      <w:proofErr w:type="spellEnd"/>
      <w:r>
        <w:t xml:space="preserve"> and </w:t>
      </w:r>
      <w:proofErr w:type="spellStart"/>
      <w:r>
        <w:t>ExE</w:t>
      </w:r>
      <w:proofErr w:type="spellEnd"/>
      <w:r>
        <w:t>).</w:t>
      </w:r>
    </w:p>
    <w:p w14:paraId="2FF5C336" w14:textId="129E5859" w:rsidR="008044E8" w:rsidRDefault="008044E8" w:rsidP="006C65BB">
      <w:pPr>
        <w:pStyle w:val="UserGuider"/>
      </w:pPr>
      <w:r>
        <w:t xml:space="preserve">By leveraging the functionalities of the </w:t>
      </w:r>
      <w:proofErr w:type="spellStart"/>
      <w:r>
        <w:t>GE.db</w:t>
      </w:r>
      <w:proofErr w:type="spellEnd"/>
      <w:r>
        <w:t xml:space="preserve"> and </w:t>
      </w:r>
      <w:proofErr w:type="spellStart"/>
      <w:proofErr w:type="gramStart"/>
      <w:r>
        <w:t>GE.Filter</w:t>
      </w:r>
      <w:proofErr w:type="spellEnd"/>
      <w:proofErr w:type="gramEnd"/>
      <w:r>
        <w:t>, researchers can efficiently access and analyze data, extract relevant information, and explore the relationships between various elements in the genomics and exposom</w:t>
      </w:r>
      <w:r>
        <w:t xml:space="preserve">e </w:t>
      </w:r>
      <w:r>
        <w:t>domains.</w:t>
      </w:r>
    </w:p>
    <w:p w14:paraId="5D927E05" w14:textId="18AD1D8F" w:rsidR="008044E8" w:rsidRDefault="008044E8" w:rsidP="006C65BB">
      <w:pPr>
        <w:pStyle w:val="UserGuider"/>
      </w:pPr>
      <w:r>
        <w:t>Note: The GE module is part of a larger system, and additional submodules and functionalities may exist to further enhance the research and analysis capabilities in genomics and exposom</w:t>
      </w:r>
      <w:r>
        <w:t>es.</w:t>
      </w:r>
    </w:p>
    <w:p w14:paraId="4453BC55" w14:textId="77777777" w:rsidR="008044E8" w:rsidRPr="008044E8" w:rsidRDefault="008044E8" w:rsidP="006C65BB">
      <w:pPr>
        <w:pStyle w:val="UserGuider"/>
      </w:pPr>
    </w:p>
    <w:p w14:paraId="14555E79" w14:textId="6C5738ED" w:rsidR="00CB2ADE" w:rsidRDefault="00CB2ADE" w:rsidP="008044E8">
      <w:pPr>
        <w:pStyle w:val="Heading2"/>
      </w:pPr>
      <w:bookmarkStart w:id="78" w:name="_Toc139042875"/>
      <w:proofErr w:type="spellStart"/>
      <w:r>
        <w:t>GE.db</w:t>
      </w:r>
      <w:bookmarkEnd w:id="78"/>
      <w:proofErr w:type="spellEnd"/>
    </w:p>
    <w:p w14:paraId="7C67B152" w14:textId="77777777" w:rsidR="008044E8" w:rsidRPr="008044E8" w:rsidRDefault="008044E8" w:rsidP="008044E8"/>
    <w:p w14:paraId="3F93F568" w14:textId="310A9831" w:rsidR="00CB2ADE" w:rsidRDefault="00564686" w:rsidP="00564686">
      <w:pPr>
        <w:pStyle w:val="Heading3"/>
      </w:pPr>
      <w:bookmarkStart w:id="79" w:name="_Toc139042876"/>
      <w:r>
        <w:t>Direct Access to Tables</w:t>
      </w:r>
      <w:bookmarkEnd w:id="79"/>
    </w:p>
    <w:p w14:paraId="26C9E27F" w14:textId="77777777" w:rsidR="008044E8" w:rsidRDefault="008044E8" w:rsidP="006C65BB">
      <w:pPr>
        <w:pStyle w:val="UserGuider"/>
      </w:pPr>
      <w:r>
        <w:t>Enables</w:t>
      </w:r>
      <w:r>
        <w:rPr>
          <w:spacing w:val="-2"/>
        </w:rPr>
        <w:t xml:space="preserve"> </w:t>
      </w:r>
      <w:r>
        <w:t>direct</w:t>
      </w:r>
      <w:r>
        <w:rPr>
          <w:spacing w:val="-2"/>
        </w:rPr>
        <w:t xml:space="preserve"> </w:t>
      </w:r>
      <w:r>
        <w:t>access</w:t>
      </w:r>
      <w:r>
        <w:rPr>
          <w:spacing w:val="-2"/>
        </w:rPr>
        <w:t xml:space="preserve"> </w:t>
      </w:r>
      <w:r>
        <w:t>to</w:t>
      </w:r>
      <w:r>
        <w:rPr>
          <w:spacing w:val="-2"/>
        </w:rPr>
        <w:t xml:space="preserve"> </w:t>
      </w:r>
      <w:r>
        <w:t>the</w:t>
      </w:r>
      <w:r>
        <w:rPr>
          <w:spacing w:val="-2"/>
        </w:rPr>
        <w:t xml:space="preserve"> </w:t>
      </w:r>
      <w:r>
        <w:t>database</w:t>
      </w:r>
      <w:r>
        <w:rPr>
          <w:spacing w:val="-2"/>
        </w:rPr>
        <w:t xml:space="preserve"> </w:t>
      </w:r>
      <w:r>
        <w:t>tables,</w:t>
      </w:r>
      <w:r>
        <w:rPr>
          <w:spacing w:val="-2"/>
        </w:rPr>
        <w:t xml:space="preserve"> </w:t>
      </w:r>
      <w:r>
        <w:t>allowing</w:t>
      </w:r>
      <w:r>
        <w:rPr>
          <w:spacing w:val="-2"/>
        </w:rPr>
        <w:t xml:space="preserve"> </w:t>
      </w:r>
      <w:r>
        <w:t>users</w:t>
      </w:r>
      <w:r>
        <w:rPr>
          <w:spacing w:val="-2"/>
        </w:rPr>
        <w:t xml:space="preserve"> </w:t>
      </w:r>
      <w:r>
        <w:t>to</w:t>
      </w:r>
      <w:r>
        <w:rPr>
          <w:spacing w:val="-2"/>
        </w:rPr>
        <w:t xml:space="preserve"> </w:t>
      </w:r>
      <w:r>
        <w:t>retrieve</w:t>
      </w:r>
      <w:r>
        <w:rPr>
          <w:spacing w:val="-2"/>
        </w:rPr>
        <w:t xml:space="preserve"> </w:t>
      </w:r>
      <w:r>
        <w:t>information</w:t>
      </w:r>
      <w:r>
        <w:rPr>
          <w:spacing w:val="-2"/>
        </w:rPr>
        <w:t xml:space="preserve"> </w:t>
      </w:r>
      <w:r>
        <w:t>directly</w:t>
      </w:r>
      <w:r>
        <w:rPr>
          <w:spacing w:val="-2"/>
        </w:rPr>
        <w:t xml:space="preserve"> </w:t>
      </w:r>
      <w:r>
        <w:t>from</w:t>
      </w:r>
      <w:r>
        <w:rPr>
          <w:spacing w:val="-2"/>
        </w:rPr>
        <w:t xml:space="preserve"> </w:t>
      </w:r>
      <w:r>
        <w:t>the</w:t>
      </w:r>
      <w:r>
        <w:rPr>
          <w:spacing w:val="-2"/>
        </w:rPr>
        <w:t xml:space="preserve"> </w:t>
      </w:r>
      <w:r>
        <w:t>IGEM</w:t>
      </w:r>
      <w:r>
        <w:rPr>
          <w:spacing w:val="-2"/>
        </w:rPr>
        <w:t xml:space="preserve"> </w:t>
      </w:r>
      <w:r>
        <w:t>Client</w:t>
      </w:r>
      <w:r>
        <w:rPr>
          <w:spacing w:val="-2"/>
        </w:rPr>
        <w:t xml:space="preserve"> </w:t>
      </w:r>
      <w:r>
        <w:rPr>
          <w:spacing w:val="-5"/>
        </w:rPr>
        <w:t>DB.</w:t>
      </w:r>
    </w:p>
    <w:p w14:paraId="2A02D6AA" w14:textId="77777777" w:rsidR="008044E8" w:rsidRDefault="008044E8" w:rsidP="006C65BB">
      <w:pPr>
        <w:pStyle w:val="UserGuider"/>
      </w:pPr>
      <w:r>
        <w:t xml:space="preserve">This functionality provides a convenient way to query and analyze the data stored in the database </w:t>
      </w:r>
      <w:r>
        <w:rPr>
          <w:spacing w:val="-2"/>
        </w:rPr>
        <w:t>tables.</w:t>
      </w:r>
    </w:p>
    <w:p w14:paraId="49F1F7E5" w14:textId="77777777" w:rsidR="008044E8" w:rsidRDefault="008044E8" w:rsidP="006C65BB">
      <w:pPr>
        <w:pStyle w:val="UserGuider"/>
      </w:pPr>
      <w:r>
        <w:t>By</w:t>
      </w:r>
      <w:r>
        <w:rPr>
          <w:spacing w:val="-5"/>
        </w:rPr>
        <w:t xml:space="preserve"> </w:t>
      </w:r>
      <w:r>
        <w:t>leveraging</w:t>
      </w:r>
      <w:r>
        <w:rPr>
          <w:spacing w:val="-5"/>
        </w:rPr>
        <w:t xml:space="preserve"> </w:t>
      </w:r>
      <w:r>
        <w:t>this</w:t>
      </w:r>
      <w:r>
        <w:rPr>
          <w:spacing w:val="-5"/>
        </w:rPr>
        <w:t xml:space="preserve"> </w:t>
      </w:r>
      <w:r>
        <w:t>function,</w:t>
      </w:r>
      <w:r>
        <w:rPr>
          <w:spacing w:val="-5"/>
        </w:rPr>
        <w:t xml:space="preserve"> </w:t>
      </w:r>
      <w:r>
        <w:t>users</w:t>
      </w:r>
      <w:r>
        <w:rPr>
          <w:spacing w:val="-5"/>
        </w:rPr>
        <w:t xml:space="preserve"> </w:t>
      </w:r>
      <w:r>
        <w:t>can</w:t>
      </w:r>
      <w:r>
        <w:rPr>
          <w:spacing w:val="-5"/>
        </w:rPr>
        <w:t xml:space="preserve"> </w:t>
      </w:r>
      <w:r>
        <w:t>efficiently</w:t>
      </w:r>
      <w:r>
        <w:rPr>
          <w:spacing w:val="-5"/>
        </w:rPr>
        <w:t xml:space="preserve"> </w:t>
      </w:r>
      <w:r>
        <w:t>retrieve</w:t>
      </w:r>
      <w:r>
        <w:rPr>
          <w:spacing w:val="-5"/>
        </w:rPr>
        <w:t xml:space="preserve"> </w:t>
      </w:r>
      <w:r>
        <w:t>specific</w:t>
      </w:r>
      <w:r>
        <w:rPr>
          <w:spacing w:val="-5"/>
        </w:rPr>
        <w:t xml:space="preserve"> </w:t>
      </w:r>
      <w:r>
        <w:t>information</w:t>
      </w:r>
      <w:r>
        <w:rPr>
          <w:spacing w:val="-5"/>
        </w:rPr>
        <w:t xml:space="preserve"> </w:t>
      </w:r>
      <w:r>
        <w:t>from</w:t>
      </w:r>
      <w:r>
        <w:rPr>
          <w:spacing w:val="-5"/>
        </w:rPr>
        <w:t xml:space="preserve"> </w:t>
      </w:r>
      <w:r>
        <w:t>the</w:t>
      </w:r>
      <w:r>
        <w:rPr>
          <w:spacing w:val="-5"/>
        </w:rPr>
        <w:t xml:space="preserve"> </w:t>
      </w:r>
      <w:r>
        <w:t>IGEM</w:t>
      </w:r>
      <w:r>
        <w:rPr>
          <w:spacing w:val="-5"/>
        </w:rPr>
        <w:t xml:space="preserve"> </w:t>
      </w:r>
      <w:r>
        <w:t>Client</w:t>
      </w:r>
      <w:r>
        <w:rPr>
          <w:spacing w:val="-5"/>
        </w:rPr>
        <w:t xml:space="preserve"> </w:t>
      </w:r>
      <w:r>
        <w:t>DB</w:t>
      </w:r>
      <w:r>
        <w:rPr>
          <w:spacing w:val="-5"/>
        </w:rPr>
        <w:t xml:space="preserve"> </w:t>
      </w:r>
      <w:r>
        <w:t>and</w:t>
      </w:r>
      <w:r>
        <w:rPr>
          <w:spacing w:val="-5"/>
        </w:rPr>
        <w:t xml:space="preserve"> </w:t>
      </w:r>
      <w:r>
        <w:t>utilize</w:t>
      </w:r>
      <w:r>
        <w:rPr>
          <w:spacing w:val="-5"/>
        </w:rPr>
        <w:t xml:space="preserve"> </w:t>
      </w:r>
      <w:r>
        <w:t>it</w:t>
      </w:r>
      <w:r>
        <w:rPr>
          <w:spacing w:val="-5"/>
        </w:rPr>
        <w:t xml:space="preserve"> </w:t>
      </w:r>
      <w:r>
        <w:t>for their research and analysis purposes.</w:t>
      </w:r>
    </w:p>
    <w:p w14:paraId="62BFF89C" w14:textId="77777777" w:rsidR="008044E8" w:rsidRPr="00402C9E" w:rsidRDefault="008044E8" w:rsidP="006C65BB">
      <w:pPr>
        <w:pStyle w:val="UserGuider"/>
        <w:rPr>
          <w:b/>
          <w:bCs/>
        </w:rPr>
      </w:pPr>
      <w:r w:rsidRPr="00402C9E">
        <w:t xml:space="preserve">The available tables </w:t>
      </w:r>
      <w:r w:rsidRPr="00402C9E">
        <w:rPr>
          <w:spacing w:val="-4"/>
        </w:rPr>
        <w:t>are:</w:t>
      </w:r>
    </w:p>
    <w:p w14:paraId="79B17281" w14:textId="77777777" w:rsidR="008044E8" w:rsidRDefault="008044E8" w:rsidP="006C65BB">
      <w:pPr>
        <w:pStyle w:val="UserGuider"/>
        <w:numPr>
          <w:ilvl w:val="0"/>
          <w:numId w:val="38"/>
        </w:numPr>
      </w:pPr>
      <w:proofErr w:type="spellStart"/>
      <w:r>
        <w:t>datasource</w:t>
      </w:r>
      <w:proofErr w:type="spellEnd"/>
    </w:p>
    <w:p w14:paraId="2782A60B" w14:textId="77777777" w:rsidR="008044E8" w:rsidRDefault="008044E8" w:rsidP="006C65BB">
      <w:pPr>
        <w:pStyle w:val="UserGuider"/>
        <w:numPr>
          <w:ilvl w:val="0"/>
          <w:numId w:val="38"/>
        </w:numPr>
      </w:pPr>
      <w:r>
        <w:lastRenderedPageBreak/>
        <w:t>connector</w:t>
      </w:r>
    </w:p>
    <w:p w14:paraId="5A28AC1E" w14:textId="77777777" w:rsidR="008044E8" w:rsidRDefault="008044E8" w:rsidP="006C65BB">
      <w:pPr>
        <w:pStyle w:val="UserGuider"/>
        <w:numPr>
          <w:ilvl w:val="0"/>
          <w:numId w:val="38"/>
        </w:numPr>
      </w:pPr>
      <w:proofErr w:type="spellStart"/>
      <w:r>
        <w:t>term_group</w:t>
      </w:r>
      <w:proofErr w:type="spellEnd"/>
    </w:p>
    <w:p w14:paraId="655FD69C" w14:textId="77777777" w:rsidR="008044E8" w:rsidRDefault="008044E8" w:rsidP="006C65BB">
      <w:pPr>
        <w:pStyle w:val="UserGuider"/>
        <w:numPr>
          <w:ilvl w:val="0"/>
          <w:numId w:val="38"/>
        </w:numPr>
      </w:pPr>
      <w:proofErr w:type="spellStart"/>
      <w:r>
        <w:t>term_category</w:t>
      </w:r>
      <w:proofErr w:type="spellEnd"/>
    </w:p>
    <w:p w14:paraId="28B9051A" w14:textId="77777777" w:rsidR="008044E8" w:rsidRDefault="008044E8" w:rsidP="006C65BB">
      <w:pPr>
        <w:pStyle w:val="UserGuider"/>
        <w:numPr>
          <w:ilvl w:val="0"/>
          <w:numId w:val="38"/>
        </w:numPr>
      </w:pPr>
      <w:r>
        <w:t>term</w:t>
      </w:r>
    </w:p>
    <w:p w14:paraId="45FE1039" w14:textId="77777777" w:rsidR="008044E8" w:rsidRDefault="008044E8" w:rsidP="006C65BB">
      <w:pPr>
        <w:pStyle w:val="UserGuider"/>
        <w:numPr>
          <w:ilvl w:val="0"/>
          <w:numId w:val="38"/>
        </w:numPr>
      </w:pPr>
      <w:r>
        <w:t>prefix</w:t>
      </w:r>
    </w:p>
    <w:p w14:paraId="3EC13CA4" w14:textId="77777777" w:rsidR="008044E8" w:rsidRDefault="008044E8" w:rsidP="006C65BB">
      <w:pPr>
        <w:pStyle w:val="UserGuider"/>
        <w:numPr>
          <w:ilvl w:val="0"/>
          <w:numId w:val="38"/>
        </w:numPr>
      </w:pPr>
      <w:proofErr w:type="spellStart"/>
      <w:r>
        <w:t>wordterm</w:t>
      </w:r>
      <w:proofErr w:type="spellEnd"/>
    </w:p>
    <w:p w14:paraId="16402291" w14:textId="77777777" w:rsidR="008044E8" w:rsidRDefault="008044E8" w:rsidP="006C65BB">
      <w:pPr>
        <w:pStyle w:val="UserGuider"/>
        <w:numPr>
          <w:ilvl w:val="0"/>
          <w:numId w:val="38"/>
        </w:numPr>
      </w:pPr>
      <w:proofErr w:type="spellStart"/>
      <w:r>
        <w:t>termmap</w:t>
      </w:r>
      <w:proofErr w:type="spellEnd"/>
    </w:p>
    <w:p w14:paraId="357AD6FD" w14:textId="77777777" w:rsidR="008044E8" w:rsidRPr="00402C9E" w:rsidRDefault="008044E8" w:rsidP="006C65BB">
      <w:pPr>
        <w:pStyle w:val="UserGuider"/>
        <w:numPr>
          <w:ilvl w:val="0"/>
          <w:numId w:val="38"/>
        </w:numPr>
      </w:pPr>
      <w:proofErr w:type="spellStart"/>
      <w:r>
        <w:t>wordmap</w:t>
      </w:r>
      <w:proofErr w:type="spellEnd"/>
      <w:r>
        <w:t xml:space="preserve"> </w:t>
      </w:r>
    </w:p>
    <w:p w14:paraId="5B8F64D8" w14:textId="77777777" w:rsidR="008044E8" w:rsidRPr="008044E8" w:rsidRDefault="008044E8" w:rsidP="006C65BB">
      <w:pPr>
        <w:pStyle w:val="UserGuider"/>
      </w:pPr>
      <w:proofErr w:type="spellStart"/>
      <w:r w:rsidRPr="008044E8">
        <w:t>get_data</w:t>
      </w:r>
      <w:proofErr w:type="spellEnd"/>
    </w:p>
    <w:p w14:paraId="271CA483" w14:textId="77777777" w:rsidR="008044E8" w:rsidRDefault="008044E8" w:rsidP="006C65BB">
      <w:pPr>
        <w:pStyle w:val="UserGuider"/>
      </w:pPr>
      <w:r>
        <w:t xml:space="preserve">The </w:t>
      </w:r>
      <w:proofErr w:type="spellStart"/>
      <w:r>
        <w:t>get_</w:t>
      </w:r>
      <w:proofErr w:type="gramStart"/>
      <w:r>
        <w:t>data</w:t>
      </w:r>
      <w:proofErr w:type="spellEnd"/>
      <w:r>
        <w:t>(</w:t>
      </w:r>
      <w:proofErr w:type="gramEnd"/>
      <w:r>
        <w:t xml:space="preserve">) function allows extracting data from the GE database and loading this data into a Pandas </w:t>
      </w:r>
      <w:proofErr w:type="spellStart"/>
      <w:r>
        <w:t>DataFrame</w:t>
      </w:r>
      <w:proofErr w:type="spellEnd"/>
      <w:r>
        <w:t xml:space="preserve"> structure or CSV File.</w:t>
      </w:r>
    </w:p>
    <w:p w14:paraId="10DFFA9A" w14:textId="77777777" w:rsidR="008044E8" w:rsidRDefault="008044E8" w:rsidP="006C65BB">
      <w:pPr>
        <w:pStyle w:val="UserGuider"/>
      </w:pPr>
      <w:r>
        <w:t>It has an intelligent filter mechanism that allow you to perform data selections simply through a conversion layer of function arguments and SQL syntax. This allows the same input arguments regardless of implemented database management system.</w:t>
      </w:r>
    </w:p>
    <w:p w14:paraId="7B9DA495" w14:textId="77777777" w:rsidR="008044E8" w:rsidRDefault="008044E8" w:rsidP="006C65BB">
      <w:pPr>
        <w:pStyle w:val="UserGuider"/>
      </w:pPr>
      <w:r>
        <w:t>Parameters:</w:t>
      </w:r>
    </w:p>
    <w:p w14:paraId="69BFE2A2" w14:textId="77777777" w:rsidR="008044E8" w:rsidRDefault="008044E8" w:rsidP="006C65BB">
      <w:pPr>
        <w:pStyle w:val="UserGuider"/>
      </w:pPr>
      <w:r>
        <w:t xml:space="preserve">Only the table parameter will be mandatory, the others being optional, and will model the data output. In the case of only informing the table, the function will return a </w:t>
      </w:r>
      <w:proofErr w:type="spellStart"/>
      <w:r>
        <w:t>DataFrame</w:t>
      </w:r>
      <w:proofErr w:type="spellEnd"/>
      <w:r>
        <w:t xml:space="preserve"> with all the columns and values of the </w:t>
      </w:r>
      <w:r>
        <w:rPr>
          <w:spacing w:val="-2"/>
        </w:rPr>
        <w:t>table.</w:t>
      </w:r>
    </w:p>
    <w:p w14:paraId="4F8F28CB" w14:textId="24D4B2D8" w:rsidR="008044E8" w:rsidRDefault="008044E8" w:rsidP="006C65BB">
      <w:pPr>
        <w:pStyle w:val="UserGuider"/>
      </w:pPr>
      <w:r>
        <w:t xml:space="preserve">table: </w:t>
      </w:r>
      <w:r>
        <w:rPr>
          <w:spacing w:val="-5"/>
        </w:rPr>
        <w:t>str</w:t>
      </w:r>
      <w:r>
        <w:rPr>
          <w:spacing w:val="-5"/>
        </w:rPr>
        <w:tab/>
      </w:r>
      <w:r>
        <w:rPr>
          <w:spacing w:val="-5"/>
        </w:rPr>
        <w:tab/>
      </w:r>
      <w:r>
        <w:rPr>
          <w:spacing w:val="-5"/>
        </w:rPr>
        <w:tab/>
      </w:r>
      <w:r>
        <w:rPr>
          <w:spacing w:val="-5"/>
        </w:rPr>
        <w:tab/>
      </w:r>
      <w:proofErr w:type="spellStart"/>
      <w:r>
        <w:t>datasource</w:t>
      </w:r>
      <w:proofErr w:type="spellEnd"/>
      <w:r>
        <w:t xml:space="preserve">, connector, </w:t>
      </w:r>
      <w:proofErr w:type="spellStart"/>
      <w:r>
        <w:t>ds_column</w:t>
      </w:r>
      <w:proofErr w:type="spellEnd"/>
      <w:r>
        <w:t xml:space="preserve">, </w:t>
      </w:r>
      <w:proofErr w:type="spellStart"/>
      <w:r>
        <w:t>term_group</w:t>
      </w:r>
      <w:proofErr w:type="spellEnd"/>
      <w:r>
        <w:t xml:space="preserve">, </w:t>
      </w:r>
      <w:proofErr w:type="spellStart"/>
      <w:r>
        <w:t>term_category</w:t>
      </w:r>
      <w:proofErr w:type="spellEnd"/>
      <w:r>
        <w:t xml:space="preserve">, term, prefix, </w:t>
      </w:r>
      <w:proofErr w:type="spellStart"/>
      <w:r>
        <w:t>wordterm</w:t>
      </w:r>
      <w:proofErr w:type="spellEnd"/>
      <w:r>
        <w:t xml:space="preserve">, </w:t>
      </w:r>
      <w:proofErr w:type="spellStart"/>
      <w:r>
        <w:t>termmap</w:t>
      </w:r>
      <w:proofErr w:type="spellEnd"/>
      <w:r>
        <w:t xml:space="preserve">, </w:t>
      </w:r>
      <w:proofErr w:type="spellStart"/>
      <w:r>
        <w:rPr>
          <w:spacing w:val="-2"/>
        </w:rPr>
        <w:t>wordmap</w:t>
      </w:r>
      <w:proofErr w:type="spellEnd"/>
    </w:p>
    <w:p w14:paraId="65279AB7" w14:textId="700CEA6C" w:rsidR="008044E8" w:rsidRDefault="008044E8" w:rsidP="006C65BB">
      <w:pPr>
        <w:pStyle w:val="UserGuider"/>
      </w:pPr>
      <w:r>
        <w:t xml:space="preserve">path: </w:t>
      </w:r>
      <w:r>
        <w:rPr>
          <w:spacing w:val="-5"/>
        </w:rPr>
        <w:t>str</w:t>
      </w:r>
      <w:r>
        <w:rPr>
          <w:spacing w:val="-5"/>
        </w:rPr>
        <w:tab/>
      </w:r>
      <w:r>
        <w:rPr>
          <w:spacing w:val="-5"/>
        </w:rPr>
        <w:tab/>
      </w:r>
      <w:r>
        <w:rPr>
          <w:spacing w:val="-5"/>
        </w:rPr>
        <w:tab/>
      </w:r>
      <w:r>
        <w:rPr>
          <w:spacing w:val="-5"/>
        </w:rPr>
        <w:tab/>
      </w:r>
      <w:proofErr w:type="gramStart"/>
      <w:r>
        <w:t>With</w:t>
      </w:r>
      <w:proofErr w:type="gramEnd"/>
      <w:r>
        <w:t xml:space="preserve"> this parameter, the function will save the selected data in a file in the directory informed as the parameter argument. In this scenario, data will not be returned in the form of a </w:t>
      </w:r>
      <w:proofErr w:type="spellStart"/>
      <w:r>
        <w:t>Dataframe</w:t>
      </w:r>
      <w:proofErr w:type="spellEnd"/>
      <w:r>
        <w:t>; only a Boolean value will be returned, informing whether the file was generated or not</w:t>
      </w:r>
    </w:p>
    <w:p w14:paraId="02D148FD" w14:textId="654A54DA" w:rsidR="008044E8" w:rsidRDefault="008044E8" w:rsidP="006C65BB">
      <w:pPr>
        <w:pStyle w:val="UserGuider"/>
      </w:pPr>
      <w:r>
        <w:t>columns: list[“str”]</w:t>
      </w:r>
      <w:r>
        <w:tab/>
      </w:r>
      <w:r>
        <w:tab/>
      </w:r>
      <w:r>
        <w:tab/>
      </w:r>
      <w:r>
        <w:t>Columns</w:t>
      </w:r>
      <w:r>
        <w:rPr>
          <w:spacing w:val="-1"/>
        </w:rPr>
        <w:t xml:space="preserve"> </w:t>
      </w:r>
      <w:r>
        <w:t>that</w:t>
      </w:r>
      <w:r>
        <w:rPr>
          <w:spacing w:val="-1"/>
        </w:rPr>
        <w:t xml:space="preserve"> </w:t>
      </w:r>
      <w:r>
        <w:t>will</w:t>
      </w:r>
      <w:r>
        <w:rPr>
          <w:spacing w:val="-1"/>
        </w:rPr>
        <w:t xml:space="preserve"> </w:t>
      </w:r>
      <w:r>
        <w:t>be</w:t>
      </w:r>
      <w:r>
        <w:rPr>
          <w:spacing w:val="-1"/>
        </w:rPr>
        <w:t xml:space="preserve"> </w:t>
      </w:r>
      <w:r>
        <w:t>selected</w:t>
      </w:r>
      <w:r>
        <w:rPr>
          <w:spacing w:val="-1"/>
        </w:rPr>
        <w:t xml:space="preserve"> </w:t>
      </w:r>
      <w:r>
        <w:t>for</w:t>
      </w:r>
      <w:r>
        <w:rPr>
          <w:spacing w:val="-1"/>
        </w:rPr>
        <w:t xml:space="preserve"> </w:t>
      </w:r>
      <w:r>
        <w:t>output.</w:t>
      </w:r>
      <w:r>
        <w:rPr>
          <w:spacing w:val="-1"/>
        </w:rPr>
        <w:t xml:space="preserve"> </w:t>
      </w:r>
      <w:r>
        <w:t>They</w:t>
      </w:r>
      <w:r>
        <w:rPr>
          <w:spacing w:val="-1"/>
        </w:rPr>
        <w:t xml:space="preserve"> </w:t>
      </w:r>
      <w:r>
        <w:t>must</w:t>
      </w:r>
      <w:r>
        <w:rPr>
          <w:spacing w:val="-1"/>
        </w:rPr>
        <w:t xml:space="preserve"> </w:t>
      </w:r>
      <w:r>
        <w:t>be</w:t>
      </w:r>
      <w:r>
        <w:rPr>
          <w:spacing w:val="-1"/>
        </w:rPr>
        <w:t xml:space="preserve"> </w:t>
      </w:r>
      <w:r>
        <w:t>informed</w:t>
      </w:r>
      <w:r>
        <w:rPr>
          <w:spacing w:val="-1"/>
        </w:rPr>
        <w:t xml:space="preserve"> </w:t>
      </w:r>
      <w:r>
        <w:t>with</w:t>
      </w:r>
      <w:r>
        <w:rPr>
          <w:spacing w:val="-1"/>
        </w:rPr>
        <w:t xml:space="preserve"> </w:t>
      </w:r>
      <w:r>
        <w:t>the</w:t>
      </w:r>
      <w:r>
        <w:rPr>
          <w:spacing w:val="-1"/>
        </w:rPr>
        <w:t xml:space="preserve"> </w:t>
      </w:r>
      <w:r>
        <w:t>same</w:t>
      </w:r>
      <w:r>
        <w:rPr>
          <w:spacing w:val="-1"/>
        </w:rPr>
        <w:t xml:space="preserve"> </w:t>
      </w:r>
      <w:r>
        <w:t>name</w:t>
      </w:r>
      <w:r>
        <w:rPr>
          <w:spacing w:val="-1"/>
        </w:rPr>
        <w:t xml:space="preserve"> </w:t>
      </w:r>
      <w:r>
        <w:t>as</w:t>
      </w:r>
      <w:r>
        <w:rPr>
          <w:spacing w:val="-1"/>
        </w:rPr>
        <w:t xml:space="preserve"> </w:t>
      </w:r>
      <w:r>
        <w:t>the</w:t>
      </w:r>
      <w:r>
        <w:rPr>
          <w:spacing w:val="-1"/>
        </w:rPr>
        <w:t xml:space="preserve"> </w:t>
      </w:r>
      <w:r>
        <w:t xml:space="preserve">database. It is possible to load other data from other tables as long as it </w:t>
      </w:r>
      <w:proofErr w:type="gramStart"/>
      <w:r>
        <w:t>correlate</w:t>
      </w:r>
      <w:proofErr w:type="gramEnd"/>
      <w:r>
        <w:t>. For example, suppose the table only has the term field and not the category field. In that case, you can inform as an argument: “</w:t>
      </w:r>
      <w:proofErr w:type="spellStart"/>
      <w:r>
        <w:t>term_id</w:t>
      </w:r>
      <w:proofErr w:type="spellEnd"/>
      <w:r>
        <w:rPr>
          <w:spacing w:val="80"/>
          <w:w w:val="150"/>
          <w:u w:val="single"/>
        </w:rPr>
        <w:t xml:space="preserve"> </w:t>
      </w:r>
      <w:proofErr w:type="spellStart"/>
      <w:r>
        <w:t>term_category_id</w:t>
      </w:r>
      <w:proofErr w:type="spellEnd"/>
      <w:r>
        <w:rPr>
          <w:spacing w:val="80"/>
          <w:w w:val="150"/>
          <w:u w:val="single"/>
        </w:rPr>
        <w:t xml:space="preserve"> </w:t>
      </w:r>
      <w:r>
        <w:t>category”, the system selected the ID of the term, consulted the ID of</w:t>
      </w:r>
      <w:r>
        <w:rPr>
          <w:spacing w:val="80"/>
        </w:rPr>
        <w:t xml:space="preserve"> </w:t>
      </w:r>
      <w:r>
        <w:t>the category in the Term table, and went to the Category table to choose the category</w:t>
      </w:r>
    </w:p>
    <w:p w14:paraId="71ECC5A0" w14:textId="37769193" w:rsidR="008044E8" w:rsidRDefault="008044E8" w:rsidP="006C65BB">
      <w:pPr>
        <w:pStyle w:val="UserGuider"/>
      </w:pPr>
      <w:proofErr w:type="spellStart"/>
      <w:r>
        <w:lastRenderedPageBreak/>
        <w:t>columns_out</w:t>
      </w:r>
      <w:proofErr w:type="spellEnd"/>
      <w:r>
        <w:t xml:space="preserve">: </w:t>
      </w:r>
      <w:r>
        <w:rPr>
          <w:spacing w:val="-2"/>
        </w:rPr>
        <w:t>list[“str”]</w:t>
      </w:r>
      <w:r>
        <w:rPr>
          <w:spacing w:val="-2"/>
        </w:rPr>
        <w:tab/>
      </w:r>
      <w:r>
        <w:rPr>
          <w:spacing w:val="-2"/>
        </w:rPr>
        <w:tab/>
      </w:r>
      <w:r>
        <w:t>If you want to rename the header of the output fields to more familiar names, you can use this parameter, passing the desired names in the same sequential sequence in the parameter columns</w:t>
      </w:r>
    </w:p>
    <w:p w14:paraId="2ED0F4B7" w14:textId="0DF97E7F" w:rsidR="008044E8" w:rsidRDefault="008044E8" w:rsidP="006C65BB">
      <w:pPr>
        <w:pStyle w:val="UserGuider"/>
      </w:pPr>
      <w:proofErr w:type="spellStart"/>
      <w:r>
        <w:t>datasource</w:t>
      </w:r>
      <w:proofErr w:type="spellEnd"/>
      <w:r>
        <w:t xml:space="preserve">: </w:t>
      </w:r>
      <w:proofErr w:type="spellStart"/>
      <w:r>
        <w:t>Dict</w:t>
      </w:r>
      <w:proofErr w:type="spellEnd"/>
      <w:r>
        <w:t>{“</w:t>
      </w:r>
      <w:proofErr w:type="spellStart"/>
      <w:r>
        <w:t>str</w:t>
      </w:r>
      <w:proofErr w:type="gramStart"/>
      <w:r>
        <w:t>”:list</w:t>
      </w:r>
      <w:proofErr w:type="spellEnd"/>
      <w:proofErr w:type="gramEnd"/>
      <w:r>
        <w:t>[”str”]}</w:t>
      </w:r>
      <w:r>
        <w:tab/>
      </w:r>
      <w:r>
        <w:t>Filter</w:t>
      </w:r>
      <w:r>
        <w:rPr>
          <w:spacing w:val="-3"/>
        </w:rPr>
        <w:t xml:space="preserve"> </w:t>
      </w:r>
      <w:r>
        <w:t>argument.</w:t>
      </w:r>
      <w:r>
        <w:rPr>
          <w:spacing w:val="-3"/>
        </w:rPr>
        <w:t xml:space="preserve"> </w:t>
      </w:r>
      <w:r>
        <w:t>It</w:t>
      </w:r>
      <w:r>
        <w:rPr>
          <w:spacing w:val="-3"/>
        </w:rPr>
        <w:t xml:space="preserve"> </w:t>
      </w:r>
      <w:r>
        <w:t>is</w:t>
      </w:r>
      <w:r>
        <w:rPr>
          <w:spacing w:val="-3"/>
        </w:rPr>
        <w:t xml:space="preserve"> </w:t>
      </w:r>
      <w:r>
        <w:t>used</w:t>
      </w:r>
      <w:r>
        <w:rPr>
          <w:spacing w:val="-3"/>
        </w:rPr>
        <w:t xml:space="preserve"> </w:t>
      </w:r>
      <w:r>
        <w:t>to</w:t>
      </w:r>
      <w:r>
        <w:rPr>
          <w:spacing w:val="-3"/>
        </w:rPr>
        <w:t xml:space="preserve"> </w:t>
      </w:r>
      <w:r>
        <w:t>filter</w:t>
      </w:r>
      <w:r>
        <w:rPr>
          <w:spacing w:val="-3"/>
        </w:rPr>
        <w:t xml:space="preserve"> </w:t>
      </w:r>
      <w:proofErr w:type="spellStart"/>
      <w:r>
        <w:t>datasource</w:t>
      </w:r>
      <w:proofErr w:type="spellEnd"/>
      <w:r>
        <w:t>,</w:t>
      </w:r>
      <w:r>
        <w:rPr>
          <w:spacing w:val="-3"/>
        </w:rPr>
        <w:t xml:space="preserve"> </w:t>
      </w:r>
      <w:r>
        <w:t>with</w:t>
      </w:r>
      <w:r>
        <w:rPr>
          <w:spacing w:val="-3"/>
        </w:rPr>
        <w:t xml:space="preserve"> </w:t>
      </w:r>
      <w:r>
        <w:t>the</w:t>
      </w:r>
      <w:r>
        <w:rPr>
          <w:spacing w:val="-3"/>
        </w:rPr>
        <w:t xml:space="preserve"> </w:t>
      </w:r>
      <w:r>
        <w:t>dictionary</w:t>
      </w:r>
      <w:r>
        <w:rPr>
          <w:spacing w:val="-3"/>
        </w:rPr>
        <w:t xml:space="preserve"> </w:t>
      </w:r>
      <w:r>
        <w:t>key</w:t>
      </w:r>
      <w:r>
        <w:rPr>
          <w:spacing w:val="-3"/>
        </w:rPr>
        <w:t xml:space="preserve"> </w:t>
      </w:r>
      <w:r>
        <w:t>being</w:t>
      </w:r>
      <w:r>
        <w:rPr>
          <w:spacing w:val="-3"/>
        </w:rPr>
        <w:t xml:space="preserve"> </w:t>
      </w:r>
      <w:r>
        <w:t>the</w:t>
      </w:r>
      <w:r>
        <w:rPr>
          <w:spacing w:val="-3"/>
        </w:rPr>
        <w:t xml:space="preserve"> </w:t>
      </w:r>
      <w:r>
        <w:t>selection</w:t>
      </w:r>
      <w:r>
        <w:rPr>
          <w:spacing w:val="-3"/>
        </w:rPr>
        <w:t xml:space="preserve"> </w:t>
      </w:r>
      <w:r>
        <w:t>argument</w:t>
      </w:r>
      <w:r>
        <w:rPr>
          <w:spacing w:val="-3"/>
        </w:rPr>
        <w:t xml:space="preserve"> </w:t>
      </w:r>
      <w:r>
        <w:t xml:space="preserve">and the dictionary value being the </w:t>
      </w:r>
      <w:proofErr w:type="spellStart"/>
      <w:r>
        <w:t>datasources</w:t>
      </w:r>
      <w:proofErr w:type="spellEnd"/>
      <w:r>
        <w:t xml:space="preserve"> selected as the filter. Without this parameter, the function will return all </w:t>
      </w:r>
      <w:proofErr w:type="spellStart"/>
      <w:r>
        <w:t>datasources</w:t>
      </w:r>
      <w:proofErr w:type="spellEnd"/>
    </w:p>
    <w:p w14:paraId="0F8FAC1B" w14:textId="65E5FD5B" w:rsidR="008044E8" w:rsidRDefault="008044E8" w:rsidP="006C65BB">
      <w:pPr>
        <w:pStyle w:val="UserGuider"/>
        <w:rPr>
          <w:spacing w:val="-2"/>
        </w:rPr>
      </w:pPr>
      <w:r>
        <w:t xml:space="preserve">connector: </w:t>
      </w:r>
      <w:proofErr w:type="spellStart"/>
      <w:r w:rsidRPr="00402C9E">
        <w:t>Dict</w:t>
      </w:r>
      <w:proofErr w:type="spellEnd"/>
      <w:r w:rsidRPr="00402C9E">
        <w:t>{“</w:t>
      </w:r>
      <w:proofErr w:type="spellStart"/>
      <w:r w:rsidRPr="00402C9E">
        <w:t>str</w:t>
      </w:r>
      <w:proofErr w:type="gramStart"/>
      <w:r w:rsidRPr="00402C9E">
        <w:t>”:list</w:t>
      </w:r>
      <w:proofErr w:type="spellEnd"/>
      <w:proofErr w:type="gramEnd"/>
      <w:r w:rsidRPr="00402C9E">
        <w:t>[”str”]</w:t>
      </w:r>
      <w:r>
        <w:tab/>
      </w:r>
      <w:r>
        <w:tab/>
      </w:r>
      <w:r>
        <w:t xml:space="preserve">Filter argument. It uses the same logic as the </w:t>
      </w:r>
      <w:proofErr w:type="spellStart"/>
      <w:r>
        <w:t>datasource</w:t>
      </w:r>
      <w:proofErr w:type="spellEnd"/>
      <w:r>
        <w:t xml:space="preserve">, but applied to the connector </w:t>
      </w:r>
      <w:r>
        <w:rPr>
          <w:spacing w:val="-2"/>
        </w:rPr>
        <w:t>field</w:t>
      </w:r>
    </w:p>
    <w:p w14:paraId="0CA721CC" w14:textId="57B4ECA9" w:rsidR="008044E8" w:rsidRDefault="008044E8" w:rsidP="006C65BB">
      <w:pPr>
        <w:pStyle w:val="UserGuider"/>
      </w:pPr>
      <w:r>
        <w:t xml:space="preserve">word: </w:t>
      </w:r>
      <w:proofErr w:type="spellStart"/>
      <w:r>
        <w:t>Dict</w:t>
      </w:r>
      <w:proofErr w:type="spellEnd"/>
      <w:r>
        <w:t>{“</w:t>
      </w:r>
      <w:proofErr w:type="spellStart"/>
      <w:r>
        <w:t>str</w:t>
      </w:r>
      <w:proofErr w:type="gramStart"/>
      <w:r>
        <w:t>”:list</w:t>
      </w:r>
      <w:proofErr w:type="spellEnd"/>
      <w:proofErr w:type="gramEnd"/>
      <w:r>
        <w:t>[”str”]}</w:t>
      </w:r>
      <w:r>
        <w:tab/>
      </w:r>
      <w:r>
        <w:tab/>
      </w:r>
      <w:r>
        <w:t xml:space="preserve">Filter argument. It uses the same logic as the </w:t>
      </w:r>
      <w:proofErr w:type="spellStart"/>
      <w:r>
        <w:t>datasource</w:t>
      </w:r>
      <w:proofErr w:type="spellEnd"/>
      <w:r>
        <w:t xml:space="preserve">, but applied to the word </w:t>
      </w:r>
      <w:r>
        <w:rPr>
          <w:spacing w:val="-2"/>
        </w:rPr>
        <w:t>field</w:t>
      </w:r>
    </w:p>
    <w:p w14:paraId="57D6146B" w14:textId="54A1BEC5" w:rsidR="008044E8" w:rsidRDefault="008044E8" w:rsidP="006C65BB">
      <w:pPr>
        <w:pStyle w:val="UserGuider"/>
      </w:pPr>
      <w:r>
        <w:t xml:space="preserve">term: </w:t>
      </w:r>
      <w:proofErr w:type="spellStart"/>
      <w:r>
        <w:t>Dict</w:t>
      </w:r>
      <w:proofErr w:type="spellEnd"/>
      <w:r>
        <w:t>{“</w:t>
      </w:r>
      <w:proofErr w:type="spellStart"/>
      <w:r>
        <w:t>str</w:t>
      </w:r>
      <w:proofErr w:type="gramStart"/>
      <w:r>
        <w:t>”:list</w:t>
      </w:r>
      <w:proofErr w:type="spellEnd"/>
      <w:proofErr w:type="gramEnd"/>
      <w:r>
        <w:t>[”str”]}</w:t>
      </w:r>
      <w:r>
        <w:tab/>
      </w:r>
      <w:r>
        <w:tab/>
      </w:r>
      <w:r>
        <w:t xml:space="preserve">Filter argument. It uses the same logic as the </w:t>
      </w:r>
      <w:proofErr w:type="spellStart"/>
      <w:r>
        <w:t>datasource</w:t>
      </w:r>
      <w:proofErr w:type="spellEnd"/>
      <w:r>
        <w:t xml:space="preserve">, but applied to the term </w:t>
      </w:r>
      <w:r>
        <w:rPr>
          <w:spacing w:val="-2"/>
        </w:rPr>
        <w:t>field</w:t>
      </w:r>
    </w:p>
    <w:p w14:paraId="2E440A3C" w14:textId="61AE3AA6" w:rsidR="008044E8" w:rsidRDefault="008044E8" w:rsidP="006C65BB">
      <w:pPr>
        <w:pStyle w:val="UserGuider"/>
      </w:pPr>
      <w:proofErr w:type="spellStart"/>
      <w:r>
        <w:t>term_category</w:t>
      </w:r>
      <w:proofErr w:type="spellEnd"/>
      <w:r>
        <w:t xml:space="preserve">: </w:t>
      </w:r>
      <w:proofErr w:type="spellStart"/>
      <w:r>
        <w:t>Dict</w:t>
      </w:r>
      <w:proofErr w:type="spellEnd"/>
      <w:r>
        <w:t>{“</w:t>
      </w:r>
      <w:proofErr w:type="spellStart"/>
      <w:r>
        <w:t>str</w:t>
      </w:r>
      <w:proofErr w:type="gramStart"/>
      <w:r>
        <w:t>”:list</w:t>
      </w:r>
      <w:proofErr w:type="spellEnd"/>
      <w:proofErr w:type="gramEnd"/>
      <w:r>
        <w:t>[”str”]}</w:t>
      </w:r>
      <w:r>
        <w:tab/>
      </w:r>
      <w:r>
        <w:t xml:space="preserve">Filter argument. It uses the same logic as the </w:t>
      </w:r>
      <w:proofErr w:type="spellStart"/>
      <w:r>
        <w:t>datasource</w:t>
      </w:r>
      <w:proofErr w:type="spellEnd"/>
      <w:r>
        <w:t xml:space="preserve">, but applied to the </w:t>
      </w:r>
      <w:proofErr w:type="spellStart"/>
      <w:r>
        <w:t>term_categorty</w:t>
      </w:r>
      <w:proofErr w:type="spellEnd"/>
      <w:r>
        <w:t xml:space="preserve"> </w:t>
      </w:r>
      <w:r>
        <w:rPr>
          <w:spacing w:val="-2"/>
        </w:rPr>
        <w:t>field</w:t>
      </w:r>
    </w:p>
    <w:p w14:paraId="324E1099" w14:textId="2EAF2330" w:rsidR="008044E8" w:rsidRDefault="008044E8" w:rsidP="006C65BB">
      <w:pPr>
        <w:pStyle w:val="UserGuider"/>
      </w:pPr>
      <w:proofErr w:type="spellStart"/>
      <w:r>
        <w:t>term_group</w:t>
      </w:r>
      <w:proofErr w:type="spellEnd"/>
      <w:r>
        <w:t xml:space="preserve">: </w:t>
      </w:r>
      <w:proofErr w:type="spellStart"/>
      <w:r>
        <w:t>Dict</w:t>
      </w:r>
      <w:proofErr w:type="spellEnd"/>
      <w:r>
        <w:t>{“</w:t>
      </w:r>
      <w:proofErr w:type="spellStart"/>
      <w:r>
        <w:t>str</w:t>
      </w:r>
      <w:proofErr w:type="gramStart"/>
      <w:r>
        <w:t>”:list</w:t>
      </w:r>
      <w:proofErr w:type="spellEnd"/>
      <w:proofErr w:type="gramEnd"/>
      <w:r>
        <w:t>[”str”]}</w:t>
      </w:r>
      <w:r>
        <w:tab/>
      </w:r>
      <w:r>
        <w:t xml:space="preserve">Filter argument. It uses the same logic as the </w:t>
      </w:r>
      <w:proofErr w:type="spellStart"/>
      <w:r>
        <w:t>datasource</w:t>
      </w:r>
      <w:proofErr w:type="spellEnd"/>
      <w:r>
        <w:t xml:space="preserve">, but applied to the </w:t>
      </w:r>
      <w:proofErr w:type="spellStart"/>
      <w:r>
        <w:t>term_group</w:t>
      </w:r>
      <w:proofErr w:type="spellEnd"/>
      <w:r>
        <w:t xml:space="preserve"> </w:t>
      </w:r>
      <w:r>
        <w:rPr>
          <w:spacing w:val="-2"/>
        </w:rPr>
        <w:t>field</w:t>
      </w:r>
    </w:p>
    <w:p w14:paraId="77DF9120" w14:textId="77777777" w:rsidR="008044E8" w:rsidRDefault="008044E8" w:rsidP="006C65BB">
      <w:pPr>
        <w:pStyle w:val="UserGuider"/>
      </w:pPr>
      <w:r>
        <w:t>Return:</w:t>
      </w:r>
    </w:p>
    <w:p w14:paraId="56CF7DC6" w14:textId="77777777" w:rsidR="008044E8" w:rsidRDefault="008044E8" w:rsidP="006C65BB">
      <w:pPr>
        <w:pStyle w:val="UserGuider"/>
      </w:pPr>
      <w:r>
        <w:t>Pandas</w:t>
      </w:r>
      <w:r>
        <w:rPr>
          <w:spacing w:val="-4"/>
        </w:rPr>
        <w:t xml:space="preserve"> </w:t>
      </w:r>
      <w:proofErr w:type="spellStart"/>
      <w:r>
        <w:t>Dataframe</w:t>
      </w:r>
      <w:proofErr w:type="spellEnd"/>
      <w:r>
        <w:rPr>
          <w:spacing w:val="-4"/>
        </w:rPr>
        <w:t xml:space="preserve"> </w:t>
      </w:r>
      <w:r>
        <w:t>or</w:t>
      </w:r>
      <w:r>
        <w:rPr>
          <w:spacing w:val="-4"/>
        </w:rPr>
        <w:t xml:space="preserve"> </w:t>
      </w:r>
      <w:r>
        <w:t>Boolean</w:t>
      </w:r>
      <w:r>
        <w:rPr>
          <w:spacing w:val="-4"/>
        </w:rPr>
        <w:t xml:space="preserve"> </w:t>
      </w:r>
      <w:r>
        <w:t>(If</w:t>
      </w:r>
      <w:r>
        <w:rPr>
          <w:spacing w:val="-4"/>
        </w:rPr>
        <w:t xml:space="preserve"> </w:t>
      </w:r>
      <w:r>
        <w:t>the</w:t>
      </w:r>
      <w:r>
        <w:rPr>
          <w:spacing w:val="-4"/>
        </w:rPr>
        <w:t xml:space="preserve"> </w:t>
      </w:r>
      <w:r>
        <w:t>parameter</w:t>
      </w:r>
      <w:r>
        <w:rPr>
          <w:spacing w:val="-4"/>
        </w:rPr>
        <w:t xml:space="preserve"> </w:t>
      </w:r>
      <w:r>
        <w:t>path</w:t>
      </w:r>
      <w:r>
        <w:rPr>
          <w:spacing w:val="-4"/>
        </w:rPr>
        <w:t xml:space="preserve"> </w:t>
      </w:r>
      <w:r>
        <w:t>is</w:t>
      </w:r>
      <w:r>
        <w:rPr>
          <w:spacing w:val="-4"/>
        </w:rPr>
        <w:t xml:space="preserve"> </w:t>
      </w:r>
      <w:r>
        <w:t>informed,</w:t>
      </w:r>
      <w:r>
        <w:rPr>
          <w:spacing w:val="-4"/>
        </w:rPr>
        <w:t xml:space="preserve"> </w:t>
      </w:r>
      <w:r>
        <w:t>the</w:t>
      </w:r>
      <w:r>
        <w:rPr>
          <w:spacing w:val="-4"/>
        </w:rPr>
        <w:t xml:space="preserve"> </w:t>
      </w:r>
      <w:r>
        <w:t>function</w:t>
      </w:r>
      <w:r>
        <w:rPr>
          <w:spacing w:val="-4"/>
        </w:rPr>
        <w:t xml:space="preserve"> </w:t>
      </w:r>
      <w:r>
        <w:t>will</w:t>
      </w:r>
      <w:r>
        <w:rPr>
          <w:spacing w:val="-4"/>
        </w:rPr>
        <w:t xml:space="preserve"> </w:t>
      </w:r>
      <w:r>
        <w:t>generate</w:t>
      </w:r>
      <w:r>
        <w:rPr>
          <w:spacing w:val="-4"/>
        </w:rPr>
        <w:t xml:space="preserve"> </w:t>
      </w:r>
      <w:r>
        <w:t>the</w:t>
      </w:r>
      <w:r>
        <w:rPr>
          <w:spacing w:val="-4"/>
        </w:rPr>
        <w:t xml:space="preserve"> </w:t>
      </w:r>
      <w:r>
        <w:t>file;</w:t>
      </w:r>
      <w:r>
        <w:rPr>
          <w:spacing w:val="-4"/>
        </w:rPr>
        <w:t xml:space="preserve"> </w:t>
      </w:r>
      <w:r>
        <w:t>if</w:t>
      </w:r>
      <w:r>
        <w:rPr>
          <w:spacing w:val="-4"/>
        </w:rPr>
        <w:t xml:space="preserve"> </w:t>
      </w:r>
      <w:r>
        <w:t>successful, it will return the TRUE. Otherwise, it will return FALSE)</w:t>
      </w:r>
    </w:p>
    <w:p w14:paraId="7118E639" w14:textId="77777777" w:rsidR="008044E8" w:rsidRDefault="008044E8" w:rsidP="006C65BB">
      <w:pPr>
        <w:pStyle w:val="UserGuider"/>
      </w:pPr>
      <w:r>
        <w:t>Examples:</w:t>
      </w:r>
    </w:p>
    <w:p w14:paraId="63451BFB" w14:textId="77777777" w:rsidR="008044E8" w:rsidRDefault="008044E8" w:rsidP="008044E8">
      <w:pPr>
        <w:pStyle w:val="code2"/>
      </w:pPr>
      <w:r>
        <w:t xml:space="preserve">&gt;&gt;&gt; from igem.ge import </w:t>
      </w:r>
      <w:proofErr w:type="spellStart"/>
      <w:r>
        <w:rPr>
          <w:spacing w:val="-5"/>
        </w:rPr>
        <w:t>db</w:t>
      </w:r>
      <w:proofErr w:type="spellEnd"/>
    </w:p>
    <w:p w14:paraId="6E4FB32A" w14:textId="77777777" w:rsidR="008044E8" w:rsidRDefault="008044E8" w:rsidP="008044E8">
      <w:pPr>
        <w:pStyle w:val="code2"/>
      </w:pPr>
      <w:r>
        <w:t xml:space="preserve">&gt;&gt;&gt; </w:t>
      </w:r>
      <w:proofErr w:type="spellStart"/>
      <w:r>
        <w:t>db.get_</w:t>
      </w:r>
      <w:proofErr w:type="gramStart"/>
      <w:r>
        <w:t>data</w:t>
      </w:r>
      <w:proofErr w:type="spellEnd"/>
      <w:r>
        <w:t>(</w:t>
      </w:r>
      <w:proofErr w:type="gramEnd"/>
    </w:p>
    <w:p w14:paraId="4F7EA4B8" w14:textId="77777777" w:rsidR="008044E8" w:rsidRDefault="008044E8" w:rsidP="008044E8">
      <w:pPr>
        <w:pStyle w:val="code2"/>
        <w:ind w:left="720"/>
      </w:pPr>
      <w:r>
        <w:t>table</w:t>
      </w:r>
      <w:proofErr w:type="gramStart"/>
      <w:r>
        <w:t>=</w:t>
      </w:r>
      <w:r>
        <w:t>”</w:t>
      </w:r>
      <w:proofErr w:type="spellStart"/>
      <w:r>
        <w:t>datasource</w:t>
      </w:r>
      <w:proofErr w:type="spellEnd"/>
      <w:proofErr w:type="gramEnd"/>
      <w:r>
        <w:t>”</w:t>
      </w:r>
      <w:r>
        <w:t>,</w:t>
      </w:r>
    </w:p>
    <w:p w14:paraId="3F443808" w14:textId="77777777" w:rsidR="008044E8" w:rsidRDefault="008044E8" w:rsidP="008044E8">
      <w:pPr>
        <w:pStyle w:val="code2"/>
        <w:ind w:left="1052" w:firstLine="0"/>
        <w:rPr>
          <w:spacing w:val="-2"/>
        </w:rPr>
      </w:pPr>
      <w:proofErr w:type="spellStart"/>
      <w:r>
        <w:t>datasource</w:t>
      </w:r>
      <w:proofErr w:type="spellEnd"/>
      <w:proofErr w:type="gramStart"/>
      <w:r>
        <w:t>={</w:t>
      </w:r>
      <w:proofErr w:type="gramEnd"/>
      <w:r>
        <w:t>“</w:t>
      </w:r>
      <w:proofErr w:type="spellStart"/>
      <w:r>
        <w:t>datasource</w:t>
      </w:r>
      <w:proofErr w:type="spellEnd"/>
      <w:r>
        <w:rPr>
          <w:spacing w:val="80"/>
          <w:u w:val="single"/>
        </w:rPr>
        <w:t xml:space="preserve"> </w:t>
      </w:r>
      <w:r>
        <w:t>in</w:t>
      </w:r>
      <w:r>
        <w:t>”</w:t>
      </w:r>
      <w:r>
        <w:t>:</w:t>
      </w:r>
      <w:r>
        <w:rPr>
          <w:spacing w:val="-12"/>
        </w:rPr>
        <w:t xml:space="preserve"> </w:t>
      </w:r>
      <w:r>
        <w:t>[</w:t>
      </w:r>
      <w:r>
        <w:t>“</w:t>
      </w:r>
      <w:r>
        <w:t>ds_01</w:t>
      </w:r>
      <w:r>
        <w:t>”</w:t>
      </w:r>
      <w:r>
        <w:t>,</w:t>
      </w:r>
      <w:r>
        <w:t>”</w:t>
      </w:r>
      <w:r>
        <w:t>ds_02</w:t>
      </w:r>
      <w:r>
        <w:t>”</w:t>
      </w:r>
      <w:r>
        <w:t xml:space="preserve">]}, </w:t>
      </w:r>
      <w:r>
        <w:rPr>
          <w:spacing w:val="-2"/>
        </w:rPr>
        <w:t>columns=[</w:t>
      </w:r>
      <w:r>
        <w:rPr>
          <w:spacing w:val="-2"/>
        </w:rPr>
        <w:t>“</w:t>
      </w:r>
      <w:r>
        <w:rPr>
          <w:spacing w:val="-2"/>
        </w:rPr>
        <w:t>id</w:t>
      </w:r>
      <w:r>
        <w:rPr>
          <w:spacing w:val="-2"/>
        </w:rPr>
        <w:t>”</w:t>
      </w:r>
      <w:r>
        <w:rPr>
          <w:spacing w:val="-2"/>
        </w:rPr>
        <w:t>,</w:t>
      </w:r>
      <w:r>
        <w:rPr>
          <w:spacing w:val="-2"/>
        </w:rPr>
        <w:t>”</w:t>
      </w:r>
      <w:proofErr w:type="spellStart"/>
      <w:r>
        <w:rPr>
          <w:spacing w:val="-2"/>
        </w:rPr>
        <w:t>datasource</w:t>
      </w:r>
      <w:proofErr w:type="spellEnd"/>
      <w:r>
        <w:rPr>
          <w:spacing w:val="-2"/>
        </w:rPr>
        <w:t>”</w:t>
      </w:r>
      <w:r>
        <w:rPr>
          <w:spacing w:val="-2"/>
        </w:rPr>
        <w:t xml:space="preserve">], </w:t>
      </w:r>
    </w:p>
    <w:p w14:paraId="3D40989D" w14:textId="4882069B" w:rsidR="008044E8" w:rsidRDefault="008044E8" w:rsidP="008044E8">
      <w:pPr>
        <w:pStyle w:val="code2"/>
        <w:ind w:left="1052" w:firstLine="0"/>
      </w:pPr>
      <w:proofErr w:type="spellStart"/>
      <w:r>
        <w:t>columns_out</w:t>
      </w:r>
      <w:proofErr w:type="spellEnd"/>
      <w:proofErr w:type="gramStart"/>
      <w:r>
        <w:t>=[</w:t>
      </w:r>
      <w:proofErr w:type="gramEnd"/>
      <w:r>
        <w:t>“</w:t>
      </w:r>
      <w:proofErr w:type="spellStart"/>
      <w:r>
        <w:t>Datasource</w:t>
      </w:r>
      <w:proofErr w:type="spellEnd"/>
      <w:r>
        <w:rPr>
          <w:spacing w:val="-12"/>
        </w:rPr>
        <w:t xml:space="preserve"> </w:t>
      </w:r>
      <w:r>
        <w:t>ID</w:t>
      </w:r>
      <w:r>
        <w:t>”</w:t>
      </w:r>
      <w:r>
        <w:t>,</w:t>
      </w:r>
      <w:r>
        <w:rPr>
          <w:spacing w:val="-12"/>
        </w:rPr>
        <w:t xml:space="preserve"> </w:t>
      </w:r>
      <w:r>
        <w:t>“</w:t>
      </w:r>
      <w:proofErr w:type="spellStart"/>
      <w:r>
        <w:t>Datasource</w:t>
      </w:r>
      <w:proofErr w:type="spellEnd"/>
      <w:r>
        <w:rPr>
          <w:spacing w:val="-12"/>
        </w:rPr>
        <w:t xml:space="preserve"> </w:t>
      </w:r>
      <w:r>
        <w:t>Name</w:t>
      </w:r>
      <w:r>
        <w:t>”</w:t>
      </w:r>
      <w:r>
        <w:t xml:space="preserve">], </w:t>
      </w:r>
      <w:r>
        <w:rPr>
          <w:spacing w:val="-2"/>
        </w:rPr>
        <w:t>path=</w:t>
      </w:r>
      <w:r>
        <w:rPr>
          <w:spacing w:val="-2"/>
        </w:rPr>
        <w:t>”</w:t>
      </w:r>
      <w:r>
        <w:rPr>
          <w:spacing w:val="-2"/>
        </w:rPr>
        <w:t>{</w:t>
      </w:r>
      <w:proofErr w:type="spellStart"/>
      <w:r>
        <w:rPr>
          <w:spacing w:val="-2"/>
        </w:rPr>
        <w:t>your_path</w:t>
      </w:r>
      <w:proofErr w:type="spellEnd"/>
      <w:r>
        <w:rPr>
          <w:spacing w:val="-2"/>
        </w:rPr>
        <w:t>}/datasource.csv</w:t>
      </w:r>
      <w:r>
        <w:rPr>
          <w:spacing w:val="-2"/>
        </w:rPr>
        <w:t>”</w:t>
      </w:r>
    </w:p>
    <w:p w14:paraId="722BA1CA" w14:textId="77777777" w:rsidR="008044E8" w:rsidRDefault="008044E8" w:rsidP="008044E8">
      <w:pPr>
        <w:pStyle w:val="code2"/>
      </w:pPr>
      <w:r>
        <w:t>)</w:t>
      </w:r>
    </w:p>
    <w:p w14:paraId="0EEAABA9" w14:textId="77777777" w:rsidR="008044E8" w:rsidRDefault="008044E8" w:rsidP="008044E8">
      <w:pPr>
        <w:pStyle w:val="code2"/>
      </w:pPr>
    </w:p>
    <w:p w14:paraId="5BC82DD0" w14:textId="77777777" w:rsidR="008044E8" w:rsidRDefault="008044E8" w:rsidP="008044E8">
      <w:pPr>
        <w:pStyle w:val="code2"/>
      </w:pPr>
      <w:r>
        <w:t xml:space="preserve">&gt;&gt;&gt; df = </w:t>
      </w:r>
      <w:proofErr w:type="spellStart"/>
      <w:r>
        <w:t>db.get_</w:t>
      </w:r>
      <w:proofErr w:type="gramStart"/>
      <w:r>
        <w:t>data</w:t>
      </w:r>
      <w:proofErr w:type="spellEnd"/>
      <w:r>
        <w:t xml:space="preserve">( </w:t>
      </w:r>
      <w:r>
        <w:rPr>
          <w:spacing w:val="-2"/>
        </w:rPr>
        <w:t>table</w:t>
      </w:r>
      <w:proofErr w:type="gramEnd"/>
      <w:r>
        <w:rPr>
          <w:spacing w:val="-2"/>
        </w:rPr>
        <w:t>="connector",</w:t>
      </w:r>
    </w:p>
    <w:p w14:paraId="759ABF81" w14:textId="77777777" w:rsidR="008044E8" w:rsidRDefault="008044E8" w:rsidP="008044E8">
      <w:pPr>
        <w:pStyle w:val="code2"/>
        <w:ind w:left="776"/>
      </w:pPr>
      <w:r>
        <w:t>connector</w:t>
      </w:r>
      <w:proofErr w:type="gramStart"/>
      <w:r>
        <w:t>={</w:t>
      </w:r>
      <w:proofErr w:type="gramEnd"/>
      <w:r>
        <w:t>"connector</w:t>
      </w:r>
      <w:r>
        <w:rPr>
          <w:spacing w:val="80"/>
          <w:u w:val="single"/>
        </w:rPr>
        <w:t xml:space="preserve"> </w:t>
      </w:r>
      <w:r>
        <w:t>start": ["</w:t>
      </w:r>
      <w:proofErr w:type="spellStart"/>
      <w:r>
        <w:t>conn_ds</w:t>
      </w:r>
      <w:proofErr w:type="spellEnd"/>
      <w:r>
        <w:t xml:space="preserve">"]}, </w:t>
      </w:r>
    </w:p>
    <w:p w14:paraId="77BAA4BE" w14:textId="4B256B86" w:rsidR="008044E8" w:rsidRDefault="008044E8" w:rsidP="008044E8">
      <w:pPr>
        <w:pStyle w:val="code2"/>
        <w:ind w:left="776"/>
      </w:pPr>
      <w:proofErr w:type="spellStart"/>
      <w:r>
        <w:t>datasource</w:t>
      </w:r>
      <w:proofErr w:type="spellEnd"/>
      <w:proofErr w:type="gramStart"/>
      <w:r>
        <w:t>={</w:t>
      </w:r>
      <w:proofErr w:type="gramEnd"/>
      <w:r>
        <w:t>"</w:t>
      </w:r>
      <w:proofErr w:type="spellStart"/>
      <w:r>
        <w:t>datasource_id</w:t>
      </w:r>
      <w:proofErr w:type="spellEnd"/>
    </w:p>
    <w:p w14:paraId="29925FFA" w14:textId="4E4F16AB" w:rsidR="008044E8" w:rsidRDefault="008044E8" w:rsidP="008044E8">
      <w:pPr>
        <w:pStyle w:val="code2"/>
        <w:ind w:left="776"/>
      </w:pPr>
      <w:proofErr w:type="spellStart"/>
      <w:r>
        <w:t>datasource</w:t>
      </w:r>
      <w:proofErr w:type="spellEnd"/>
      <w:r>
        <w:rPr>
          <w:spacing w:val="80"/>
          <w:u w:val="single"/>
        </w:rPr>
        <w:t xml:space="preserve"> </w:t>
      </w:r>
      <w:r>
        <w:t>in":</w:t>
      </w:r>
      <w:r>
        <w:rPr>
          <w:spacing w:val="-7"/>
        </w:rPr>
        <w:t xml:space="preserve"> </w:t>
      </w:r>
      <w:r>
        <w:t>["ds_01"]}, columns</w:t>
      </w:r>
      <w:proofErr w:type="gramStart"/>
      <w:r>
        <w:t>=[</w:t>
      </w:r>
      <w:proofErr w:type="gramEnd"/>
      <w:r>
        <w:t>"connector", "status"]</w:t>
      </w:r>
    </w:p>
    <w:p w14:paraId="6F78C45F" w14:textId="77777777" w:rsidR="008044E8" w:rsidRDefault="008044E8" w:rsidP="008044E8">
      <w:pPr>
        <w:pStyle w:val="code2"/>
      </w:pPr>
      <w:r>
        <w:t>)</w:t>
      </w:r>
    </w:p>
    <w:p w14:paraId="07126674" w14:textId="77777777" w:rsidR="008044E8" w:rsidRDefault="008044E8" w:rsidP="008044E8">
      <w:pPr>
        <w:pStyle w:val="code2"/>
      </w:pPr>
    </w:p>
    <w:p w14:paraId="7643EAF7" w14:textId="77777777" w:rsidR="008044E8" w:rsidRDefault="008044E8" w:rsidP="008044E8">
      <w:pPr>
        <w:pStyle w:val="code2"/>
      </w:pPr>
      <w:r>
        <w:t xml:space="preserve">&gt;&gt;&gt; x = </w:t>
      </w:r>
      <w:proofErr w:type="spellStart"/>
      <w:r>
        <w:t>db.get_</w:t>
      </w:r>
      <w:proofErr w:type="gramStart"/>
      <w:r>
        <w:t>data</w:t>
      </w:r>
      <w:proofErr w:type="spellEnd"/>
      <w:r>
        <w:t>(</w:t>
      </w:r>
      <w:proofErr w:type="gramEnd"/>
    </w:p>
    <w:p w14:paraId="0D09091C" w14:textId="77777777" w:rsidR="008044E8" w:rsidRDefault="008044E8" w:rsidP="008044E8">
      <w:pPr>
        <w:pStyle w:val="code2"/>
        <w:ind w:left="1108"/>
        <w:rPr>
          <w:spacing w:val="-2"/>
        </w:rPr>
      </w:pPr>
      <w:r>
        <w:rPr>
          <w:spacing w:val="-2"/>
        </w:rPr>
        <w:t>table="</w:t>
      </w:r>
      <w:proofErr w:type="spellStart"/>
      <w:r>
        <w:rPr>
          <w:spacing w:val="-2"/>
        </w:rPr>
        <w:t>termmap</w:t>
      </w:r>
      <w:proofErr w:type="spellEnd"/>
      <w:r>
        <w:rPr>
          <w:spacing w:val="-2"/>
        </w:rPr>
        <w:t>",</w:t>
      </w:r>
    </w:p>
    <w:p w14:paraId="1006FF5C" w14:textId="77777777" w:rsidR="008044E8" w:rsidRDefault="008044E8" w:rsidP="008044E8">
      <w:pPr>
        <w:pStyle w:val="code2"/>
        <w:ind w:left="1108"/>
      </w:pPr>
      <w:r>
        <w:t>term</w:t>
      </w:r>
      <w:proofErr w:type="gramStart"/>
      <w:r>
        <w:t>={</w:t>
      </w:r>
      <w:proofErr w:type="gramEnd"/>
      <w:r>
        <w:t>"</w:t>
      </w:r>
      <w:proofErr w:type="spellStart"/>
      <w:r>
        <w:t>term_id</w:t>
      </w:r>
      <w:proofErr w:type="spellEnd"/>
      <w:r>
        <w:rPr>
          <w:spacing w:val="80"/>
          <w:u w:val="single"/>
        </w:rPr>
        <w:t xml:space="preserve"> </w:t>
      </w:r>
      <w:r>
        <w:t>term":</w:t>
      </w:r>
      <w:r>
        <w:rPr>
          <w:spacing w:val="-11"/>
        </w:rPr>
        <w:t xml:space="preserve"> </w:t>
      </w:r>
      <w:r>
        <w:t xml:space="preserve">"chem:c112297"}, </w:t>
      </w:r>
    </w:p>
    <w:p w14:paraId="28663C48" w14:textId="2EAF240E" w:rsidR="008044E8" w:rsidRDefault="008044E8" w:rsidP="008044E8">
      <w:pPr>
        <w:pStyle w:val="code2"/>
        <w:ind w:left="1108"/>
      </w:pPr>
      <w:r>
        <w:rPr>
          <w:spacing w:val="-2"/>
        </w:rPr>
        <w:t>path="{</w:t>
      </w:r>
      <w:proofErr w:type="spellStart"/>
      <w:r>
        <w:rPr>
          <w:spacing w:val="-2"/>
        </w:rPr>
        <w:t>your_path</w:t>
      </w:r>
      <w:proofErr w:type="spellEnd"/>
      <w:r>
        <w:rPr>
          <w:spacing w:val="-2"/>
        </w:rPr>
        <w:t>},</w:t>
      </w:r>
    </w:p>
    <w:p w14:paraId="75234F2C" w14:textId="77777777" w:rsidR="008044E8" w:rsidRDefault="008044E8" w:rsidP="008044E8">
      <w:pPr>
        <w:pStyle w:val="code2"/>
      </w:pPr>
      <w:r>
        <w:lastRenderedPageBreak/>
        <w:t>)</w:t>
      </w:r>
    </w:p>
    <w:p w14:paraId="6DF96AC4" w14:textId="77777777" w:rsidR="008044E8" w:rsidRDefault="008044E8" w:rsidP="006C65BB">
      <w:pPr>
        <w:pStyle w:val="UserGuider"/>
      </w:pPr>
    </w:p>
    <w:p w14:paraId="1481DB44" w14:textId="77777777" w:rsidR="008044E8" w:rsidRPr="008044E8" w:rsidRDefault="008044E8" w:rsidP="006C65BB">
      <w:pPr>
        <w:pStyle w:val="UserGuider"/>
      </w:pPr>
      <w:r w:rsidRPr="008044E8">
        <w:t xml:space="preserve">Command </w:t>
      </w:r>
      <w:r w:rsidRPr="008044E8">
        <w:rPr>
          <w:spacing w:val="-4"/>
        </w:rPr>
        <w:t>Line</w:t>
      </w:r>
    </w:p>
    <w:p w14:paraId="54C56F22" w14:textId="77777777" w:rsidR="008044E8" w:rsidRDefault="008044E8" w:rsidP="006C65BB">
      <w:pPr>
        <w:pStyle w:val="UserGuider"/>
      </w:pPr>
      <w:r>
        <w:t xml:space="preserve">Within the parameters, inform the same ones used for the functions, as well as the arguments, </w:t>
      </w:r>
      <w:r>
        <w:rPr>
          <w:spacing w:val="-2"/>
        </w:rPr>
        <w:t>example:</w:t>
      </w:r>
    </w:p>
    <w:p w14:paraId="322ED2CB" w14:textId="77777777" w:rsidR="008044E8" w:rsidRDefault="008044E8" w:rsidP="008044E8">
      <w:pPr>
        <w:pStyle w:val="code2"/>
      </w:pPr>
      <w:r>
        <w:t xml:space="preserve">$ python manage.py </w:t>
      </w:r>
      <w:proofErr w:type="spellStart"/>
      <w:r>
        <w:t>db</w:t>
      </w:r>
      <w:proofErr w:type="spellEnd"/>
      <w:r>
        <w:t xml:space="preserve"> --</w:t>
      </w:r>
      <w:proofErr w:type="spellStart"/>
      <w:r>
        <w:t>get_data</w:t>
      </w:r>
      <w:proofErr w:type="spellEnd"/>
      <w:r>
        <w:t xml:space="preserve"> </w:t>
      </w:r>
      <w:r>
        <w:t>'table="</w:t>
      </w:r>
      <w:proofErr w:type="spellStart"/>
      <w:r>
        <w:t>datasource</w:t>
      </w:r>
      <w:proofErr w:type="spellEnd"/>
      <w:r>
        <w:t xml:space="preserve">", </w:t>
      </w:r>
    </w:p>
    <w:p w14:paraId="3D5C9BE5" w14:textId="4E2D1296" w:rsidR="008044E8" w:rsidRDefault="008044E8" w:rsidP="008044E8">
      <w:pPr>
        <w:pStyle w:val="code2"/>
      </w:pPr>
      <w:proofErr w:type="spellStart"/>
      <w:r>
        <w:t>datasource</w:t>
      </w:r>
      <w:proofErr w:type="spellEnd"/>
      <w:proofErr w:type="gramStart"/>
      <w:r>
        <w:t>={</w:t>
      </w:r>
      <w:proofErr w:type="gramEnd"/>
      <w:r>
        <w:t>“</w:t>
      </w:r>
      <w:proofErr w:type="spellStart"/>
      <w:r>
        <w:t>datasource</w:t>
      </w:r>
      <w:proofErr w:type="spellEnd"/>
      <w:r>
        <w:rPr>
          <w:spacing w:val="60"/>
          <w:w w:val="150"/>
          <w:u w:val="single"/>
        </w:rPr>
        <w:t xml:space="preserve"> </w:t>
      </w:r>
      <w:r>
        <w:t>in</w:t>
      </w:r>
      <w:r>
        <w:t>”</w:t>
      </w:r>
      <w:r>
        <w:t xml:space="preserve">: </w:t>
      </w:r>
      <w:r>
        <w:rPr>
          <w:spacing w:val="-2"/>
        </w:rPr>
        <w:t>[</w:t>
      </w:r>
      <w:r>
        <w:rPr>
          <w:spacing w:val="-2"/>
        </w:rPr>
        <w:t>“</w:t>
      </w:r>
      <w:r>
        <w:rPr>
          <w:spacing w:val="-2"/>
        </w:rPr>
        <w:t>ds_0</w:t>
      </w:r>
      <w:r>
        <w:rPr>
          <w:spacing w:val="-2"/>
        </w:rPr>
        <w:t>”</w:t>
      </w:r>
      <w:r>
        <w:rPr>
          <w:spacing w:val="-2"/>
        </w:rPr>
        <w:t>]}</w:t>
      </w:r>
      <w:r>
        <w:rPr>
          <w:spacing w:val="-2"/>
        </w:rPr>
        <w:t>’</w:t>
      </w:r>
    </w:p>
    <w:p w14:paraId="24D5808D" w14:textId="77777777" w:rsidR="008044E8" w:rsidRDefault="008044E8" w:rsidP="006C65BB">
      <w:pPr>
        <w:pStyle w:val="UserGuider"/>
      </w:pPr>
      <w:r>
        <w:t xml:space="preserve">Get </w:t>
      </w:r>
      <w:r>
        <w:rPr>
          <w:spacing w:val="-2"/>
        </w:rPr>
        <w:t>data:</w:t>
      </w:r>
    </w:p>
    <w:p w14:paraId="2DB16B54" w14:textId="77777777" w:rsidR="008044E8" w:rsidRDefault="008044E8" w:rsidP="008044E8">
      <w:pPr>
        <w:pStyle w:val="code2"/>
        <w:rPr>
          <w:spacing w:val="-2"/>
        </w:rPr>
      </w:pPr>
      <w:r>
        <w:t xml:space="preserve">$ python manage.py </w:t>
      </w:r>
      <w:proofErr w:type="spellStart"/>
      <w:r>
        <w:t>db</w:t>
      </w:r>
      <w:proofErr w:type="spellEnd"/>
      <w:r>
        <w:t xml:space="preserve"> --</w:t>
      </w:r>
      <w:proofErr w:type="spellStart"/>
      <w:r>
        <w:t>get_data</w:t>
      </w:r>
      <w:proofErr w:type="spellEnd"/>
      <w:r>
        <w:t xml:space="preserve"> </w:t>
      </w:r>
      <w:r>
        <w:rPr>
          <w:spacing w:val="-2"/>
        </w:rPr>
        <w:t>{parameters}</w:t>
      </w:r>
    </w:p>
    <w:p w14:paraId="69361F65" w14:textId="77777777" w:rsidR="008044E8" w:rsidRPr="008044E8" w:rsidRDefault="008044E8" w:rsidP="008044E8"/>
    <w:p w14:paraId="5E7CA74A" w14:textId="4A2E68E4" w:rsidR="00564686" w:rsidRDefault="00564686" w:rsidP="00564686">
      <w:pPr>
        <w:pStyle w:val="Heading3"/>
      </w:pPr>
      <w:bookmarkStart w:id="80" w:name="_Toc139042877"/>
      <w:r>
        <w:t xml:space="preserve">Sync </w:t>
      </w:r>
      <w:proofErr w:type="spellStart"/>
      <w:r>
        <w:t>GE.db</w:t>
      </w:r>
      <w:bookmarkEnd w:id="80"/>
      <w:proofErr w:type="spellEnd"/>
    </w:p>
    <w:p w14:paraId="0DEDFA99" w14:textId="77777777" w:rsidR="008044E8" w:rsidRDefault="008044E8" w:rsidP="006C65BB">
      <w:pPr>
        <w:pStyle w:val="UserGuider"/>
      </w:pPr>
      <w:r>
        <w:t>The</w:t>
      </w:r>
      <w:r>
        <w:rPr>
          <w:spacing w:val="-5"/>
        </w:rPr>
        <w:t xml:space="preserve"> </w:t>
      </w:r>
      <w:r>
        <w:t>second</w:t>
      </w:r>
      <w:r>
        <w:rPr>
          <w:spacing w:val="-5"/>
        </w:rPr>
        <w:t xml:space="preserve"> </w:t>
      </w:r>
      <w:r>
        <w:t>function</w:t>
      </w:r>
      <w:r>
        <w:rPr>
          <w:spacing w:val="-5"/>
        </w:rPr>
        <w:t xml:space="preserve"> </w:t>
      </w:r>
      <w:r>
        <w:t>of</w:t>
      </w:r>
      <w:r>
        <w:rPr>
          <w:spacing w:val="-5"/>
        </w:rPr>
        <w:t xml:space="preserve"> </w:t>
      </w:r>
      <w:r>
        <w:t>the</w:t>
      </w:r>
      <w:r>
        <w:rPr>
          <w:spacing w:val="-5"/>
        </w:rPr>
        <w:t xml:space="preserve"> </w:t>
      </w:r>
      <w:r>
        <w:t>Database</w:t>
      </w:r>
      <w:r>
        <w:rPr>
          <w:spacing w:val="-5"/>
        </w:rPr>
        <w:t xml:space="preserve"> </w:t>
      </w:r>
      <w:r>
        <w:t>Management</w:t>
      </w:r>
      <w:r>
        <w:rPr>
          <w:spacing w:val="-5"/>
        </w:rPr>
        <w:t xml:space="preserve"> </w:t>
      </w:r>
      <w:r>
        <w:t>is</w:t>
      </w:r>
      <w:r>
        <w:rPr>
          <w:spacing w:val="-5"/>
        </w:rPr>
        <w:t xml:space="preserve"> </w:t>
      </w:r>
      <w:r>
        <w:t>to</w:t>
      </w:r>
      <w:r>
        <w:rPr>
          <w:spacing w:val="-5"/>
        </w:rPr>
        <w:t xml:space="preserve"> </w:t>
      </w:r>
      <w:r>
        <w:t>synchronize</w:t>
      </w:r>
      <w:r>
        <w:rPr>
          <w:spacing w:val="-5"/>
        </w:rPr>
        <w:t xml:space="preserve"> </w:t>
      </w:r>
      <w:r>
        <w:t>the</w:t>
      </w:r>
      <w:r>
        <w:rPr>
          <w:spacing w:val="-5"/>
        </w:rPr>
        <w:t xml:space="preserve"> </w:t>
      </w:r>
      <w:r>
        <w:t>IGEM</w:t>
      </w:r>
      <w:r>
        <w:rPr>
          <w:spacing w:val="-5"/>
        </w:rPr>
        <w:t xml:space="preserve"> </w:t>
      </w:r>
      <w:r>
        <w:t>Client</w:t>
      </w:r>
      <w:r>
        <w:rPr>
          <w:spacing w:val="-5"/>
        </w:rPr>
        <w:t xml:space="preserve"> </w:t>
      </w:r>
      <w:r>
        <w:t>DB</w:t>
      </w:r>
      <w:r>
        <w:rPr>
          <w:spacing w:val="-5"/>
        </w:rPr>
        <w:t xml:space="preserve"> </w:t>
      </w:r>
      <w:r>
        <w:t>with</w:t>
      </w:r>
      <w:r>
        <w:rPr>
          <w:spacing w:val="-5"/>
        </w:rPr>
        <w:t xml:space="preserve"> </w:t>
      </w:r>
      <w:r>
        <w:t>the</w:t>
      </w:r>
      <w:r>
        <w:rPr>
          <w:spacing w:val="-5"/>
        </w:rPr>
        <w:t xml:space="preserve"> </w:t>
      </w:r>
      <w:r>
        <w:t>latest</w:t>
      </w:r>
      <w:r>
        <w:rPr>
          <w:spacing w:val="-5"/>
        </w:rPr>
        <w:t xml:space="preserve"> </w:t>
      </w:r>
      <w:r>
        <w:t>data</w:t>
      </w:r>
      <w:r>
        <w:rPr>
          <w:spacing w:val="-5"/>
        </w:rPr>
        <w:t xml:space="preserve"> </w:t>
      </w:r>
      <w:r>
        <w:t>from</w:t>
      </w:r>
      <w:r>
        <w:rPr>
          <w:spacing w:val="-5"/>
        </w:rPr>
        <w:t xml:space="preserve"> </w:t>
      </w:r>
      <w:r>
        <w:t>the Hall Lab DB Server.</w:t>
      </w:r>
    </w:p>
    <w:p w14:paraId="7DB38B08" w14:textId="77777777" w:rsidR="008044E8" w:rsidRDefault="008044E8" w:rsidP="006C65BB">
      <w:pPr>
        <w:pStyle w:val="UserGuider"/>
        <w:rPr>
          <w:spacing w:val="-2"/>
        </w:rPr>
      </w:pPr>
      <w:r>
        <w:t>This</w:t>
      </w:r>
      <w:r>
        <w:rPr>
          <w:spacing w:val="40"/>
        </w:rPr>
        <w:t xml:space="preserve"> </w:t>
      </w:r>
      <w:r>
        <w:t>synchronization</w:t>
      </w:r>
      <w:r>
        <w:rPr>
          <w:spacing w:val="40"/>
        </w:rPr>
        <w:t xml:space="preserve"> </w:t>
      </w:r>
      <w:r>
        <w:t>process</w:t>
      </w:r>
      <w:r>
        <w:rPr>
          <w:spacing w:val="40"/>
        </w:rPr>
        <w:t xml:space="preserve"> </w:t>
      </w:r>
      <w:r>
        <w:t>ensures</w:t>
      </w:r>
      <w:r>
        <w:rPr>
          <w:spacing w:val="40"/>
        </w:rPr>
        <w:t xml:space="preserve"> </w:t>
      </w:r>
      <w:r>
        <w:t>that</w:t>
      </w:r>
      <w:r>
        <w:rPr>
          <w:spacing w:val="40"/>
        </w:rPr>
        <w:t xml:space="preserve"> </w:t>
      </w:r>
      <w:r>
        <w:t>the</w:t>
      </w:r>
      <w:r>
        <w:rPr>
          <w:spacing w:val="40"/>
        </w:rPr>
        <w:t xml:space="preserve"> </w:t>
      </w:r>
      <w:r>
        <w:t>IGEM</w:t>
      </w:r>
      <w:r>
        <w:rPr>
          <w:spacing w:val="40"/>
        </w:rPr>
        <w:t xml:space="preserve"> </w:t>
      </w:r>
      <w:r>
        <w:t>Client</w:t>
      </w:r>
      <w:r>
        <w:rPr>
          <w:spacing w:val="40"/>
        </w:rPr>
        <w:t xml:space="preserve"> </w:t>
      </w:r>
      <w:r>
        <w:t>DB</w:t>
      </w:r>
      <w:r>
        <w:rPr>
          <w:spacing w:val="40"/>
        </w:rPr>
        <w:t xml:space="preserve"> </w:t>
      </w:r>
      <w:r>
        <w:t>is</w:t>
      </w:r>
      <w:r>
        <w:rPr>
          <w:spacing w:val="40"/>
        </w:rPr>
        <w:t xml:space="preserve"> </w:t>
      </w:r>
      <w:r>
        <w:t>up</w:t>
      </w:r>
      <w:r>
        <w:rPr>
          <w:spacing w:val="40"/>
        </w:rPr>
        <w:t xml:space="preserve"> </w:t>
      </w:r>
      <w:r>
        <w:t>to</w:t>
      </w:r>
      <w:r>
        <w:rPr>
          <w:spacing w:val="40"/>
        </w:rPr>
        <w:t xml:space="preserve"> </w:t>
      </w:r>
      <w:r>
        <w:t>date</w:t>
      </w:r>
      <w:r>
        <w:rPr>
          <w:spacing w:val="40"/>
        </w:rPr>
        <w:t xml:space="preserve"> </w:t>
      </w:r>
      <w:r>
        <w:t>with</w:t>
      </w:r>
      <w:r>
        <w:rPr>
          <w:spacing w:val="40"/>
        </w:rPr>
        <w:t xml:space="preserve"> </w:t>
      </w:r>
      <w:r>
        <w:t>the</w:t>
      </w:r>
      <w:r>
        <w:rPr>
          <w:spacing w:val="40"/>
        </w:rPr>
        <w:t xml:space="preserve"> </w:t>
      </w:r>
      <w:r>
        <w:t>most</w:t>
      </w:r>
      <w:r>
        <w:rPr>
          <w:spacing w:val="40"/>
        </w:rPr>
        <w:t xml:space="preserve"> </w:t>
      </w:r>
      <w:r>
        <w:t>recent</w:t>
      </w:r>
      <w:r>
        <w:rPr>
          <w:spacing w:val="40"/>
        </w:rPr>
        <w:t xml:space="preserve"> </w:t>
      </w:r>
      <w:r>
        <w:t xml:space="preserve">information </w:t>
      </w:r>
      <w:r>
        <w:rPr>
          <w:spacing w:val="-2"/>
        </w:rPr>
        <w:t xml:space="preserve">available. </w:t>
      </w:r>
      <w:r>
        <w:t xml:space="preserve">The function offers both offline and online synchronization </w:t>
      </w:r>
      <w:r>
        <w:rPr>
          <w:spacing w:val="-2"/>
        </w:rPr>
        <w:t>options.</w:t>
      </w:r>
    </w:p>
    <w:p w14:paraId="6BE9AEBC" w14:textId="77777777" w:rsidR="008044E8" w:rsidRPr="008044E8" w:rsidRDefault="008044E8" w:rsidP="006C65BB">
      <w:pPr>
        <w:pStyle w:val="UserGuider"/>
      </w:pPr>
      <w:r w:rsidRPr="008044E8">
        <w:t xml:space="preserve">Offline </w:t>
      </w:r>
      <w:r w:rsidRPr="008044E8">
        <w:rPr>
          <w:spacing w:val="-2"/>
        </w:rPr>
        <w:t>Sync:</w:t>
      </w:r>
    </w:p>
    <w:p w14:paraId="76C0CC06" w14:textId="77777777" w:rsidR="008044E8" w:rsidRDefault="008044E8" w:rsidP="006C65BB">
      <w:pPr>
        <w:pStyle w:val="UserGuider"/>
      </w:pPr>
      <w:r>
        <w:t>In the offline synchronization mode, users manually acquire the necessary DB files from a designated source. They</w:t>
      </w:r>
      <w:r>
        <w:rPr>
          <w:spacing w:val="-2"/>
        </w:rPr>
        <w:t xml:space="preserve"> </w:t>
      </w:r>
      <w:r>
        <w:t>can</w:t>
      </w:r>
      <w:r>
        <w:rPr>
          <w:spacing w:val="-2"/>
        </w:rPr>
        <w:t xml:space="preserve"> </w:t>
      </w:r>
      <w:r>
        <w:t>obtain</w:t>
      </w:r>
      <w:r>
        <w:rPr>
          <w:spacing w:val="-2"/>
        </w:rPr>
        <w:t xml:space="preserve"> </w:t>
      </w:r>
      <w:r>
        <w:t>the</w:t>
      </w:r>
      <w:r>
        <w:rPr>
          <w:spacing w:val="-2"/>
        </w:rPr>
        <w:t xml:space="preserve"> </w:t>
      </w:r>
      <w:r>
        <w:t>latest</w:t>
      </w:r>
      <w:r>
        <w:rPr>
          <w:spacing w:val="-2"/>
        </w:rPr>
        <w:t xml:space="preserve"> </w:t>
      </w:r>
      <w:r>
        <w:t>versions</w:t>
      </w:r>
      <w:r>
        <w:rPr>
          <w:spacing w:val="-2"/>
        </w:rPr>
        <w:t xml:space="preserve"> </w:t>
      </w:r>
      <w:r>
        <w:t>of</w:t>
      </w:r>
      <w:r>
        <w:rPr>
          <w:spacing w:val="-2"/>
        </w:rPr>
        <w:t xml:space="preserve"> </w:t>
      </w:r>
      <w:r>
        <w:t>the</w:t>
      </w:r>
      <w:r>
        <w:rPr>
          <w:spacing w:val="-2"/>
        </w:rPr>
        <w:t xml:space="preserve"> </w:t>
      </w:r>
      <w:r>
        <w:t>DB</w:t>
      </w:r>
      <w:r>
        <w:rPr>
          <w:spacing w:val="-2"/>
        </w:rPr>
        <w:t xml:space="preserve"> </w:t>
      </w:r>
      <w:r>
        <w:t>files</w:t>
      </w:r>
      <w:r>
        <w:rPr>
          <w:spacing w:val="-2"/>
        </w:rPr>
        <w:t xml:space="preserve"> </w:t>
      </w:r>
      <w:r>
        <w:t>from</w:t>
      </w:r>
      <w:r>
        <w:rPr>
          <w:spacing w:val="-2"/>
        </w:rPr>
        <w:t xml:space="preserve"> </w:t>
      </w:r>
      <w:r>
        <w:t>an</w:t>
      </w:r>
      <w:r>
        <w:rPr>
          <w:spacing w:val="-2"/>
        </w:rPr>
        <w:t xml:space="preserve"> </w:t>
      </w:r>
      <w:r>
        <w:t>authorized</w:t>
      </w:r>
      <w:r>
        <w:rPr>
          <w:spacing w:val="-2"/>
        </w:rPr>
        <w:t xml:space="preserve"> </w:t>
      </w:r>
      <w:r>
        <w:t>repository</w:t>
      </w:r>
      <w:r>
        <w:rPr>
          <w:spacing w:val="-2"/>
        </w:rPr>
        <w:t xml:space="preserve"> </w:t>
      </w:r>
      <w:r>
        <w:t>and</w:t>
      </w:r>
      <w:r>
        <w:rPr>
          <w:spacing w:val="-2"/>
        </w:rPr>
        <w:t xml:space="preserve"> </w:t>
      </w:r>
      <w:r>
        <w:t>update</w:t>
      </w:r>
      <w:r>
        <w:rPr>
          <w:spacing w:val="-2"/>
        </w:rPr>
        <w:t xml:space="preserve"> </w:t>
      </w:r>
      <w:r>
        <w:t>the</w:t>
      </w:r>
      <w:r>
        <w:rPr>
          <w:spacing w:val="-2"/>
        </w:rPr>
        <w:t xml:space="preserve"> </w:t>
      </w:r>
      <w:r>
        <w:t>IGEM</w:t>
      </w:r>
      <w:r>
        <w:rPr>
          <w:spacing w:val="-2"/>
        </w:rPr>
        <w:t xml:space="preserve"> </w:t>
      </w:r>
      <w:r>
        <w:t>Client</w:t>
      </w:r>
      <w:r>
        <w:rPr>
          <w:spacing w:val="-2"/>
        </w:rPr>
        <w:t xml:space="preserve"> </w:t>
      </w:r>
      <w:r>
        <w:t xml:space="preserve">DB accordingly. This mode is suitable for situations where internet connectivity is limited or when users prefer to have full control over the synchronization process. </w:t>
      </w:r>
    </w:p>
    <w:p w14:paraId="7EE153CF" w14:textId="267BCEFF" w:rsidR="008044E8" w:rsidRDefault="008044E8" w:rsidP="006C65BB">
      <w:pPr>
        <w:pStyle w:val="UserGuider"/>
      </w:pPr>
      <w:r>
        <w:t>Examples:</w:t>
      </w:r>
    </w:p>
    <w:p w14:paraId="25593399" w14:textId="77777777" w:rsidR="008044E8" w:rsidRDefault="008044E8" w:rsidP="008044E8">
      <w:pPr>
        <w:pStyle w:val="code2"/>
      </w:pPr>
      <w:r>
        <w:t xml:space="preserve">&gt;&gt;&gt; from igem.ge import </w:t>
      </w:r>
      <w:proofErr w:type="spellStart"/>
      <w:r>
        <w:rPr>
          <w:spacing w:val="-5"/>
        </w:rPr>
        <w:t>db</w:t>
      </w:r>
      <w:proofErr w:type="spellEnd"/>
    </w:p>
    <w:p w14:paraId="6A1D30BF" w14:textId="77777777" w:rsidR="008044E8" w:rsidRDefault="008044E8" w:rsidP="008044E8">
      <w:pPr>
        <w:pStyle w:val="code2"/>
        <w:rPr>
          <w:spacing w:val="-2"/>
        </w:rPr>
      </w:pPr>
      <w:r>
        <w:t xml:space="preserve">&gt;&gt;&gt; </w:t>
      </w:r>
      <w:proofErr w:type="spellStart"/>
      <w:r>
        <w:t>db.</w:t>
      </w:r>
      <w:proofErr w:type="gramStart"/>
      <w:r>
        <w:t>db.sync</w:t>
      </w:r>
      <w:proofErr w:type="gramEnd"/>
      <w:r>
        <w:t>_db</w:t>
      </w:r>
      <w:proofErr w:type="spellEnd"/>
      <w:r>
        <w:t xml:space="preserve">(table="all", </w:t>
      </w:r>
      <w:r>
        <w:rPr>
          <w:spacing w:val="-2"/>
        </w:rPr>
        <w:t>source="{</w:t>
      </w:r>
      <w:proofErr w:type="spellStart"/>
      <w:r>
        <w:rPr>
          <w:spacing w:val="-2"/>
        </w:rPr>
        <w:t>your_path</w:t>
      </w:r>
      <w:proofErr w:type="spellEnd"/>
      <w:r>
        <w:rPr>
          <w:spacing w:val="-2"/>
        </w:rPr>
        <w:t>}")</w:t>
      </w:r>
    </w:p>
    <w:p w14:paraId="7CE40A1E" w14:textId="77777777" w:rsidR="008044E8" w:rsidRDefault="008044E8" w:rsidP="008044E8">
      <w:pPr>
        <w:pStyle w:val="BodyText"/>
        <w:spacing w:before="13"/>
        <w:ind w:left="788"/>
        <w:rPr>
          <w:rFonts w:ascii="Courier New"/>
        </w:rPr>
      </w:pPr>
    </w:p>
    <w:p w14:paraId="53650EF8" w14:textId="77777777" w:rsidR="008044E8" w:rsidRPr="008044E8" w:rsidRDefault="008044E8" w:rsidP="006C65BB">
      <w:pPr>
        <w:pStyle w:val="UserGuider"/>
      </w:pPr>
      <w:r w:rsidRPr="008044E8">
        <w:t xml:space="preserve">Online </w:t>
      </w:r>
      <w:r w:rsidRPr="008044E8">
        <w:rPr>
          <w:spacing w:val="-2"/>
        </w:rPr>
        <w:t>Sync:</w:t>
      </w:r>
    </w:p>
    <w:p w14:paraId="00B9E1FD" w14:textId="77777777" w:rsidR="008044E8" w:rsidRDefault="008044E8" w:rsidP="006C65BB">
      <w:pPr>
        <w:pStyle w:val="UserGuider"/>
      </w:pPr>
      <w:r>
        <w:t>The</w:t>
      </w:r>
      <w:r>
        <w:rPr>
          <w:spacing w:val="-3"/>
        </w:rPr>
        <w:t xml:space="preserve"> </w:t>
      </w:r>
      <w:r>
        <w:t>online</w:t>
      </w:r>
      <w:r>
        <w:rPr>
          <w:spacing w:val="-3"/>
        </w:rPr>
        <w:t xml:space="preserve"> </w:t>
      </w:r>
      <w:r>
        <w:t>synchronization</w:t>
      </w:r>
      <w:r>
        <w:rPr>
          <w:spacing w:val="-3"/>
        </w:rPr>
        <w:t xml:space="preserve"> </w:t>
      </w:r>
      <w:r>
        <w:t>mode</w:t>
      </w:r>
      <w:r>
        <w:rPr>
          <w:spacing w:val="-3"/>
        </w:rPr>
        <w:t xml:space="preserve"> </w:t>
      </w:r>
      <w:r>
        <w:t>automates</w:t>
      </w:r>
      <w:r>
        <w:rPr>
          <w:spacing w:val="-3"/>
        </w:rPr>
        <w:t xml:space="preserve"> </w:t>
      </w:r>
      <w:r>
        <w:t>the</w:t>
      </w:r>
      <w:r>
        <w:rPr>
          <w:spacing w:val="-3"/>
        </w:rPr>
        <w:t xml:space="preserve"> </w:t>
      </w:r>
      <w:r>
        <w:t>process</w:t>
      </w:r>
      <w:r>
        <w:rPr>
          <w:spacing w:val="-3"/>
        </w:rPr>
        <w:t xml:space="preserve"> </w:t>
      </w:r>
      <w:r>
        <w:t>of</w:t>
      </w:r>
      <w:r>
        <w:rPr>
          <w:spacing w:val="-3"/>
        </w:rPr>
        <w:t xml:space="preserve"> </w:t>
      </w:r>
      <w:r>
        <w:t>fetching</w:t>
      </w:r>
      <w:r>
        <w:rPr>
          <w:spacing w:val="-3"/>
        </w:rPr>
        <w:t xml:space="preserve"> </w:t>
      </w:r>
      <w:r>
        <w:t>the</w:t>
      </w:r>
      <w:r>
        <w:rPr>
          <w:spacing w:val="-3"/>
        </w:rPr>
        <w:t xml:space="preserve"> </w:t>
      </w:r>
      <w:r>
        <w:t>latest</w:t>
      </w:r>
      <w:r>
        <w:rPr>
          <w:spacing w:val="-3"/>
        </w:rPr>
        <w:t xml:space="preserve"> </w:t>
      </w:r>
      <w:r>
        <w:t>data</w:t>
      </w:r>
      <w:r>
        <w:rPr>
          <w:spacing w:val="-3"/>
        </w:rPr>
        <w:t xml:space="preserve"> </w:t>
      </w:r>
      <w:r>
        <w:t>from</w:t>
      </w:r>
      <w:r>
        <w:rPr>
          <w:spacing w:val="-3"/>
        </w:rPr>
        <w:t xml:space="preserve"> </w:t>
      </w:r>
      <w:r>
        <w:t>the</w:t>
      </w:r>
      <w:r>
        <w:rPr>
          <w:spacing w:val="-3"/>
        </w:rPr>
        <w:t xml:space="preserve"> </w:t>
      </w:r>
      <w:r>
        <w:t>web</w:t>
      </w:r>
      <w:r>
        <w:rPr>
          <w:spacing w:val="-3"/>
        </w:rPr>
        <w:t xml:space="preserve"> </w:t>
      </w:r>
      <w:r>
        <w:t>repository.</w:t>
      </w:r>
      <w:r>
        <w:rPr>
          <w:spacing w:val="-3"/>
        </w:rPr>
        <w:t xml:space="preserve"> </w:t>
      </w:r>
      <w:r>
        <w:t>The submodule</w:t>
      </w:r>
      <w:r>
        <w:rPr>
          <w:spacing w:val="-2"/>
        </w:rPr>
        <w:t xml:space="preserve"> </w:t>
      </w:r>
      <w:r>
        <w:t>accesses</w:t>
      </w:r>
      <w:r>
        <w:rPr>
          <w:spacing w:val="-2"/>
        </w:rPr>
        <w:t xml:space="preserve"> </w:t>
      </w:r>
      <w:r>
        <w:t>the</w:t>
      </w:r>
      <w:r>
        <w:rPr>
          <w:spacing w:val="-2"/>
        </w:rPr>
        <w:t xml:space="preserve"> </w:t>
      </w:r>
      <w:r>
        <w:t>web</w:t>
      </w:r>
      <w:r>
        <w:rPr>
          <w:spacing w:val="-2"/>
        </w:rPr>
        <w:t xml:space="preserve"> </w:t>
      </w:r>
      <w:r>
        <w:t>repository</w:t>
      </w:r>
      <w:r>
        <w:rPr>
          <w:spacing w:val="-2"/>
        </w:rPr>
        <w:t xml:space="preserve"> </w:t>
      </w:r>
      <w:r>
        <w:t>and</w:t>
      </w:r>
      <w:r>
        <w:rPr>
          <w:spacing w:val="-2"/>
        </w:rPr>
        <w:t xml:space="preserve"> </w:t>
      </w:r>
      <w:r>
        <w:t>retrieves</w:t>
      </w:r>
      <w:r>
        <w:rPr>
          <w:spacing w:val="-2"/>
        </w:rPr>
        <w:t xml:space="preserve"> </w:t>
      </w:r>
      <w:r>
        <w:t>the</w:t>
      </w:r>
      <w:r>
        <w:rPr>
          <w:spacing w:val="-2"/>
        </w:rPr>
        <w:t xml:space="preserve"> </w:t>
      </w:r>
      <w:r>
        <w:t>most</w:t>
      </w:r>
      <w:r>
        <w:rPr>
          <w:spacing w:val="-2"/>
        </w:rPr>
        <w:t xml:space="preserve"> </w:t>
      </w:r>
      <w:r>
        <w:t>recent</w:t>
      </w:r>
      <w:r>
        <w:rPr>
          <w:spacing w:val="-2"/>
        </w:rPr>
        <w:t xml:space="preserve"> </w:t>
      </w:r>
      <w:r>
        <w:t>versions</w:t>
      </w:r>
      <w:r>
        <w:rPr>
          <w:spacing w:val="-2"/>
        </w:rPr>
        <w:t xml:space="preserve"> </w:t>
      </w:r>
      <w:r>
        <w:t>of</w:t>
      </w:r>
      <w:r>
        <w:rPr>
          <w:spacing w:val="-2"/>
        </w:rPr>
        <w:t xml:space="preserve"> </w:t>
      </w:r>
      <w:r>
        <w:t>the</w:t>
      </w:r>
      <w:r>
        <w:rPr>
          <w:spacing w:val="-2"/>
        </w:rPr>
        <w:t xml:space="preserve"> </w:t>
      </w:r>
      <w:r>
        <w:t>DB</w:t>
      </w:r>
      <w:r>
        <w:rPr>
          <w:spacing w:val="-2"/>
        </w:rPr>
        <w:t xml:space="preserve"> </w:t>
      </w:r>
      <w:r>
        <w:t>files,</w:t>
      </w:r>
      <w:r>
        <w:rPr>
          <w:spacing w:val="-2"/>
        </w:rPr>
        <w:t xml:space="preserve"> </w:t>
      </w:r>
      <w:r>
        <w:t>ensuring</w:t>
      </w:r>
      <w:r>
        <w:rPr>
          <w:spacing w:val="-2"/>
        </w:rPr>
        <w:t xml:space="preserve"> </w:t>
      </w:r>
      <w:r>
        <w:t>that</w:t>
      </w:r>
      <w:r>
        <w:rPr>
          <w:spacing w:val="-2"/>
        </w:rPr>
        <w:t xml:space="preserve"> </w:t>
      </w:r>
      <w:r>
        <w:t xml:space="preserve">the IGEM Client DB is synchronized with the Hall Lab DB Server. This mode is ideal for users who prefer a seamless and automated synchronization process, without the need for manual intervention. </w:t>
      </w:r>
    </w:p>
    <w:p w14:paraId="66FC137D" w14:textId="505C51C5" w:rsidR="008044E8" w:rsidRDefault="008044E8" w:rsidP="006C65BB">
      <w:pPr>
        <w:pStyle w:val="UserGuider"/>
      </w:pPr>
      <w:r>
        <w:t>Examples:</w:t>
      </w:r>
    </w:p>
    <w:p w14:paraId="6F84829E" w14:textId="77777777" w:rsidR="008044E8" w:rsidRDefault="008044E8" w:rsidP="008044E8">
      <w:pPr>
        <w:pStyle w:val="code2"/>
      </w:pPr>
      <w:r>
        <w:t xml:space="preserve">&gt;&gt;&gt; from igem.ge import </w:t>
      </w:r>
      <w:proofErr w:type="spellStart"/>
      <w:r>
        <w:rPr>
          <w:spacing w:val="-5"/>
        </w:rPr>
        <w:t>db</w:t>
      </w:r>
      <w:proofErr w:type="spellEnd"/>
    </w:p>
    <w:p w14:paraId="4993C9EE" w14:textId="77777777" w:rsidR="008044E8" w:rsidRDefault="008044E8" w:rsidP="008044E8">
      <w:pPr>
        <w:pStyle w:val="code2"/>
        <w:rPr>
          <w:spacing w:val="-2"/>
        </w:rPr>
      </w:pPr>
      <w:r>
        <w:t xml:space="preserve">&gt;&gt;&gt; </w:t>
      </w:r>
      <w:proofErr w:type="spellStart"/>
      <w:r>
        <w:rPr>
          <w:spacing w:val="-2"/>
        </w:rPr>
        <w:t>db.</w:t>
      </w:r>
      <w:proofErr w:type="gramStart"/>
      <w:r>
        <w:rPr>
          <w:spacing w:val="-2"/>
        </w:rPr>
        <w:t>db.sync</w:t>
      </w:r>
      <w:proofErr w:type="gramEnd"/>
      <w:r>
        <w:rPr>
          <w:spacing w:val="-2"/>
        </w:rPr>
        <w:t>_db</w:t>
      </w:r>
      <w:proofErr w:type="spellEnd"/>
      <w:r>
        <w:rPr>
          <w:spacing w:val="-2"/>
        </w:rPr>
        <w:t>(table="all")</w:t>
      </w:r>
    </w:p>
    <w:p w14:paraId="717AC53F" w14:textId="77777777" w:rsidR="008044E8" w:rsidRPr="008044E8" w:rsidRDefault="008044E8" w:rsidP="008044E8"/>
    <w:p w14:paraId="357BBA4B" w14:textId="761F5E34" w:rsidR="00CB2ADE" w:rsidRDefault="00CB2ADE" w:rsidP="00CB2ADE">
      <w:pPr>
        <w:pStyle w:val="Heading2"/>
      </w:pPr>
      <w:bookmarkStart w:id="81" w:name="_Toc139042878"/>
      <w:proofErr w:type="spellStart"/>
      <w:proofErr w:type="gramStart"/>
      <w:r>
        <w:t>GE.filter</w:t>
      </w:r>
      <w:bookmarkEnd w:id="81"/>
      <w:proofErr w:type="spellEnd"/>
      <w:proofErr w:type="gramEnd"/>
    </w:p>
    <w:p w14:paraId="4DC275A4" w14:textId="77777777" w:rsidR="008044E8" w:rsidDel="00FD0689" w:rsidRDefault="008044E8" w:rsidP="006C65BB">
      <w:pPr>
        <w:pStyle w:val="UserGuider"/>
        <w:rPr>
          <w:del w:id="82" w:author="Palmiero, Nikki" w:date="2023-06-27T13:08:00Z"/>
        </w:rPr>
      </w:pPr>
      <w:r>
        <w:t xml:space="preserve">The </w:t>
      </w:r>
      <w:proofErr w:type="spellStart"/>
      <w:r>
        <w:t>GE.db</w:t>
      </w:r>
      <w:proofErr w:type="spellEnd"/>
      <w:r>
        <w:t xml:space="preserve"> submodule provides researchers with a comprehensive set of tools to access and synchronize the IGEM Client</w:t>
      </w:r>
      <w:r>
        <w:rPr>
          <w:spacing w:val="-2"/>
        </w:rPr>
        <w:t xml:space="preserve"> </w:t>
      </w:r>
      <w:r>
        <w:t>DB.</w:t>
      </w:r>
      <w:r>
        <w:rPr>
          <w:spacing w:val="-2"/>
        </w:rPr>
        <w:t xml:space="preserve"> </w:t>
      </w:r>
      <w:r>
        <w:t>Whether</w:t>
      </w:r>
      <w:r>
        <w:rPr>
          <w:spacing w:val="-2"/>
        </w:rPr>
        <w:t xml:space="preserve"> </w:t>
      </w:r>
      <w:r>
        <w:t>it’s</w:t>
      </w:r>
      <w:r>
        <w:rPr>
          <w:spacing w:val="-2"/>
        </w:rPr>
        <w:t xml:space="preserve"> </w:t>
      </w:r>
      <w:r>
        <w:t>directly</w:t>
      </w:r>
      <w:r>
        <w:rPr>
          <w:spacing w:val="-2"/>
        </w:rPr>
        <w:t xml:space="preserve"> </w:t>
      </w:r>
      <w:r>
        <w:t>querying</w:t>
      </w:r>
      <w:r>
        <w:rPr>
          <w:spacing w:val="-2"/>
        </w:rPr>
        <w:t xml:space="preserve"> </w:t>
      </w:r>
      <w:r>
        <w:t>database</w:t>
      </w:r>
      <w:r>
        <w:rPr>
          <w:spacing w:val="-2"/>
        </w:rPr>
        <w:t xml:space="preserve"> </w:t>
      </w:r>
      <w:r>
        <w:t>tables</w:t>
      </w:r>
      <w:r>
        <w:rPr>
          <w:spacing w:val="-2"/>
        </w:rPr>
        <w:t xml:space="preserve"> </w:t>
      </w:r>
      <w:r>
        <w:t>or</w:t>
      </w:r>
      <w:r>
        <w:rPr>
          <w:spacing w:val="-2"/>
        </w:rPr>
        <w:t xml:space="preserve"> </w:t>
      </w:r>
      <w:r>
        <w:t>ensuring</w:t>
      </w:r>
      <w:r>
        <w:rPr>
          <w:spacing w:val="-2"/>
        </w:rPr>
        <w:t xml:space="preserve"> </w:t>
      </w:r>
      <w:r>
        <w:t>up-to-date</w:t>
      </w:r>
      <w:r>
        <w:rPr>
          <w:spacing w:val="-2"/>
        </w:rPr>
        <w:t xml:space="preserve"> </w:t>
      </w:r>
      <w:r>
        <w:t>information</w:t>
      </w:r>
      <w:r>
        <w:rPr>
          <w:spacing w:val="-2"/>
        </w:rPr>
        <w:t xml:space="preserve"> </w:t>
      </w:r>
      <w:r>
        <w:t>through</w:t>
      </w:r>
      <w:r>
        <w:rPr>
          <w:spacing w:val="-2"/>
        </w:rPr>
        <w:t xml:space="preserve"> </w:t>
      </w:r>
      <w:r>
        <w:t xml:space="preserve">synchronization, this submodule facilitates efficient data management and </w:t>
      </w:r>
      <w:commentRangeStart w:id="83"/>
      <w:commentRangeStart w:id="84"/>
      <w:r>
        <w:t>enhances the research capabilities of users.</w:t>
      </w:r>
      <w:commentRangeEnd w:id="83"/>
      <w:r>
        <w:rPr>
          <w:rStyle w:val="CommentReference"/>
          <w:rFonts w:ascii="Times New Roman" w:eastAsia="Times New Roman" w:hAnsi="Times New Roman" w:cs="Times New Roman"/>
        </w:rPr>
        <w:commentReference w:id="83"/>
      </w:r>
      <w:commentRangeEnd w:id="84"/>
      <w:r>
        <w:rPr>
          <w:rStyle w:val="CommentReference"/>
          <w:rFonts w:ascii="Times New Roman" w:eastAsia="Times New Roman" w:hAnsi="Times New Roman" w:cs="Times New Roman"/>
        </w:rPr>
        <w:commentReference w:id="84"/>
      </w:r>
    </w:p>
    <w:p w14:paraId="3827FB88" w14:textId="77777777" w:rsidR="008044E8" w:rsidDel="00FD0689" w:rsidRDefault="008044E8" w:rsidP="006C65BB">
      <w:pPr>
        <w:pStyle w:val="UserGuider"/>
        <w:rPr>
          <w:del w:id="85" w:author="Palmiero, Nikki" w:date="2023-06-27T13:08:00Z"/>
        </w:rPr>
      </w:pPr>
    </w:p>
    <w:p w14:paraId="70E959E9" w14:textId="77777777" w:rsidR="008044E8" w:rsidDel="00FD0689" w:rsidRDefault="008044E8" w:rsidP="006C65BB">
      <w:pPr>
        <w:pStyle w:val="UserGuider"/>
        <w:rPr>
          <w:del w:id="86" w:author="Palmiero, Nikki" w:date="2023-06-27T13:08:00Z"/>
        </w:rPr>
      </w:pPr>
    </w:p>
    <w:p w14:paraId="432B20C0" w14:textId="77777777" w:rsidR="008044E8" w:rsidRDefault="008044E8" w:rsidP="006C65BB">
      <w:pPr>
        <w:pStyle w:val="UserGuider"/>
        <w:pPrChange w:id="87" w:author="Palmiero, Nikki" w:date="2023-06-27T13:08:00Z">
          <w:pPr>
            <w:pStyle w:val="Hyperlink"/>
            <w:spacing w:before="130"/>
            <w:ind w:left="300" w:right="797"/>
            <w:jc w:val="both"/>
          </w:pPr>
        </w:pPrChange>
      </w:pPr>
    </w:p>
    <w:p w14:paraId="68944F2C" w14:textId="77777777" w:rsidR="008044E8" w:rsidRDefault="008044E8" w:rsidP="006C65BB">
      <w:pPr>
        <w:pStyle w:val="UserGuider"/>
      </w:pPr>
      <w:r>
        <w:t xml:space="preserve">The </w:t>
      </w:r>
      <w:proofErr w:type="spellStart"/>
      <w:proofErr w:type="gramStart"/>
      <w:r>
        <w:t>GE.filter</w:t>
      </w:r>
      <w:proofErr w:type="spellEnd"/>
      <w:proofErr w:type="gramEnd"/>
      <w:r>
        <w:t xml:space="preserve"> module serves as a crucial component of the GE (Genomics and Exposomes) system, specifically designed</w:t>
      </w:r>
      <w:r>
        <w:rPr>
          <w:spacing w:val="-4"/>
        </w:rPr>
        <w:t xml:space="preserve"> </w:t>
      </w:r>
      <w:r>
        <w:t>to</w:t>
      </w:r>
      <w:r>
        <w:rPr>
          <w:spacing w:val="-4"/>
        </w:rPr>
        <w:t xml:space="preserve"> </w:t>
      </w:r>
      <w:r>
        <w:t>facilitate</w:t>
      </w:r>
      <w:r>
        <w:rPr>
          <w:spacing w:val="-4"/>
        </w:rPr>
        <w:t xml:space="preserve"> </w:t>
      </w:r>
      <w:r>
        <w:t>the</w:t>
      </w:r>
      <w:r>
        <w:rPr>
          <w:spacing w:val="-4"/>
        </w:rPr>
        <w:t xml:space="preserve"> </w:t>
      </w:r>
      <w:r>
        <w:t>exploration</w:t>
      </w:r>
      <w:r>
        <w:rPr>
          <w:spacing w:val="-4"/>
        </w:rPr>
        <w:t xml:space="preserve"> </w:t>
      </w:r>
      <w:r>
        <w:t>and</w:t>
      </w:r>
      <w:r>
        <w:rPr>
          <w:spacing w:val="-4"/>
        </w:rPr>
        <w:t xml:space="preserve"> </w:t>
      </w:r>
      <w:r>
        <w:t>analysis</w:t>
      </w:r>
      <w:r>
        <w:rPr>
          <w:spacing w:val="-4"/>
        </w:rPr>
        <w:t xml:space="preserve"> </w:t>
      </w:r>
      <w:r>
        <w:t>of</w:t>
      </w:r>
      <w:r>
        <w:rPr>
          <w:spacing w:val="-4"/>
        </w:rPr>
        <w:t xml:space="preserve"> </w:t>
      </w:r>
      <w:r>
        <w:t>the</w:t>
      </w:r>
      <w:r>
        <w:rPr>
          <w:spacing w:val="-4"/>
        </w:rPr>
        <w:t xml:space="preserve"> </w:t>
      </w:r>
      <w:r>
        <w:t>Knowledge</w:t>
      </w:r>
      <w:r>
        <w:rPr>
          <w:spacing w:val="-4"/>
        </w:rPr>
        <w:t xml:space="preserve"> </w:t>
      </w:r>
      <w:r>
        <w:t>Database,</w:t>
      </w:r>
      <w:r>
        <w:rPr>
          <w:spacing w:val="-4"/>
        </w:rPr>
        <w:t xml:space="preserve"> </w:t>
      </w:r>
      <w:r>
        <w:t>referred</w:t>
      </w:r>
      <w:r>
        <w:rPr>
          <w:spacing w:val="-4"/>
        </w:rPr>
        <w:t xml:space="preserve"> </w:t>
      </w:r>
      <w:r>
        <w:t>to</w:t>
      </w:r>
      <w:r>
        <w:rPr>
          <w:spacing w:val="-4"/>
        </w:rPr>
        <w:t xml:space="preserve"> </w:t>
      </w:r>
      <w:r>
        <w:t>as</w:t>
      </w:r>
      <w:r>
        <w:rPr>
          <w:spacing w:val="-4"/>
        </w:rPr>
        <w:t xml:space="preserve"> </w:t>
      </w:r>
      <w:proofErr w:type="spellStart"/>
      <w:r>
        <w:t>GE.db</w:t>
      </w:r>
      <w:proofErr w:type="spellEnd"/>
      <w:r>
        <w:t>.</w:t>
      </w:r>
      <w:r>
        <w:rPr>
          <w:spacing w:val="-4"/>
        </w:rPr>
        <w:t xml:space="preserve"> </w:t>
      </w:r>
      <w:r>
        <w:t>This</w:t>
      </w:r>
      <w:r>
        <w:rPr>
          <w:spacing w:val="-4"/>
        </w:rPr>
        <w:t xml:space="preserve"> </w:t>
      </w:r>
      <w:r>
        <w:t>Knowledge Database contains a wealth of information related to genomics, exposomes, and their interconnectedness.</w:t>
      </w:r>
    </w:p>
    <w:p w14:paraId="1CAE3AA1" w14:textId="77777777" w:rsidR="008044E8" w:rsidRDefault="008044E8" w:rsidP="006C65BB">
      <w:pPr>
        <w:pStyle w:val="UserGuider"/>
      </w:pPr>
      <w:r>
        <w:t xml:space="preserve">By utilizing the functions provided by </w:t>
      </w:r>
      <w:proofErr w:type="spellStart"/>
      <w:proofErr w:type="gramStart"/>
      <w:r>
        <w:t>GE.filter</w:t>
      </w:r>
      <w:proofErr w:type="spellEnd"/>
      <w:proofErr w:type="gramEnd"/>
      <w:r>
        <w:t xml:space="preserve">, users gain the ability to efficiently retrieve and filter data from </w:t>
      </w:r>
      <w:proofErr w:type="spellStart"/>
      <w:r>
        <w:t>GE.db</w:t>
      </w:r>
      <w:proofErr w:type="spellEnd"/>
      <w:r>
        <w:t>, enabling them to uncover valuable insights and relationships.</w:t>
      </w:r>
    </w:p>
    <w:p w14:paraId="630BFEB0" w14:textId="77777777" w:rsidR="008044E8" w:rsidRDefault="008044E8" w:rsidP="006C65BB">
      <w:pPr>
        <w:pStyle w:val="UserGuider"/>
      </w:pPr>
      <w:r>
        <w:t xml:space="preserve">Whether it’s examining term connections, exploring reports on </w:t>
      </w:r>
      <w:proofErr w:type="spellStart"/>
      <w:r>
        <w:t>GxE</w:t>
      </w:r>
      <w:proofErr w:type="spellEnd"/>
      <w:r>
        <w:t xml:space="preserve"> (Gene-Environment) interactions or </w:t>
      </w:r>
      <w:proofErr w:type="spellStart"/>
      <w:r>
        <w:t>ExE</w:t>
      </w:r>
      <w:proofErr w:type="spellEnd"/>
      <w:r>
        <w:t xml:space="preserve"> (Exposome-Environment) associations, accessing gene-level information in relation to SNPs (Single Nucleotide Polymorphisms), or converting words to IGEM terms, the </w:t>
      </w:r>
      <w:proofErr w:type="spellStart"/>
      <w:proofErr w:type="gramStart"/>
      <w:r>
        <w:t>GE.filter</w:t>
      </w:r>
      <w:proofErr w:type="spellEnd"/>
      <w:proofErr w:type="gramEnd"/>
      <w:r>
        <w:t xml:space="preserve"> module empowers users to extract pertinent information and generate comprehensive reports.</w:t>
      </w:r>
    </w:p>
    <w:p w14:paraId="5E369BB9" w14:textId="77777777" w:rsidR="008044E8" w:rsidRDefault="008044E8" w:rsidP="006C65BB">
      <w:pPr>
        <w:pStyle w:val="UserGuider"/>
      </w:pPr>
      <w:r>
        <w:t>These functionalities play a crucial role in understanding the complex interplay between genomics and exposomes, supporting various research and analytical endeavors</w:t>
      </w:r>
    </w:p>
    <w:p w14:paraId="7000F6B9" w14:textId="77777777" w:rsidR="008044E8" w:rsidRDefault="008044E8" w:rsidP="006C65BB">
      <w:pPr>
        <w:pStyle w:val="UserGuider"/>
      </w:pPr>
      <w:proofErr w:type="spellStart"/>
      <w:r>
        <w:t>term_map</w:t>
      </w:r>
      <w:proofErr w:type="spellEnd"/>
      <w:r>
        <w:t xml:space="preserve">: The </w:t>
      </w:r>
      <w:proofErr w:type="spellStart"/>
      <w:r>
        <w:t>term_map</w:t>
      </w:r>
      <w:proofErr w:type="spellEnd"/>
      <w:r>
        <w:t xml:space="preserve"> function provides the mapping between IGEM terms and their associated metadata. It enables you to explore the attributes and properties of different terms stored in the </w:t>
      </w:r>
      <w:proofErr w:type="spellStart"/>
      <w:r>
        <w:t>GE.db</w:t>
      </w:r>
      <w:proofErr w:type="spellEnd"/>
      <w:r>
        <w:t>, aiding in data exploration and analysis.</w:t>
      </w:r>
    </w:p>
    <w:p w14:paraId="70061456" w14:textId="77777777" w:rsidR="008044E8" w:rsidRDefault="008044E8" w:rsidP="006C65BB">
      <w:pPr>
        <w:pStyle w:val="UserGuider"/>
      </w:pPr>
      <w:proofErr w:type="spellStart"/>
      <w:r>
        <w:t>word_to_term</w:t>
      </w:r>
      <w:proofErr w:type="spellEnd"/>
      <w:r>
        <w:t xml:space="preserve">: This function allows you to convert individual words or a list of words into their corresponding IGEM terms. It helps in mapping user-provided words to the relevant terms stored in the </w:t>
      </w:r>
      <w:proofErr w:type="spellStart"/>
      <w:r>
        <w:t>GE.db</w:t>
      </w:r>
      <w:proofErr w:type="spellEnd"/>
      <w:r>
        <w:t>, providing a standardized representation for further processing.</w:t>
      </w:r>
    </w:p>
    <w:p w14:paraId="34470E45" w14:textId="77777777" w:rsidR="008044E8" w:rsidRDefault="008044E8" w:rsidP="006C65BB">
      <w:pPr>
        <w:pStyle w:val="UserGuider"/>
      </w:pPr>
      <w:proofErr w:type="spellStart"/>
      <w:r>
        <w:t>gene_exposome</w:t>
      </w:r>
      <w:proofErr w:type="spellEnd"/>
      <w:r>
        <w:t xml:space="preserve">: The </w:t>
      </w:r>
      <w:proofErr w:type="spellStart"/>
      <w:r>
        <w:t>gene_exposome</w:t>
      </w:r>
      <w:proofErr w:type="spellEnd"/>
      <w:r>
        <w:t xml:space="preserve"> function retrieves information about the gene-exposome relationship from the </w:t>
      </w:r>
      <w:proofErr w:type="spellStart"/>
      <w:r>
        <w:t>GE.db</w:t>
      </w:r>
      <w:proofErr w:type="spellEnd"/>
      <w:r>
        <w:t>. It helps in understanding the interaction between genes and environmental factors, facilitating studies related to genomics and exposomes.</w:t>
      </w:r>
    </w:p>
    <w:p w14:paraId="24FB3D9E" w14:textId="77777777" w:rsidR="008044E8" w:rsidRDefault="008044E8" w:rsidP="006C65BB">
      <w:pPr>
        <w:pStyle w:val="UserGuider"/>
      </w:pPr>
      <w:proofErr w:type="spellStart"/>
      <w:r>
        <w:t>snp_exposome</w:t>
      </w:r>
      <w:proofErr w:type="spellEnd"/>
      <w:r>
        <w:t xml:space="preserve">: With the </w:t>
      </w:r>
      <w:proofErr w:type="spellStart"/>
      <w:r>
        <w:t>snp_exposome</w:t>
      </w:r>
      <w:proofErr w:type="spellEnd"/>
      <w:r>
        <w:t xml:space="preserve"> function, you can access reports and information about the impact of single nucleotide polymorphisms (SNPs) on exposomes. It helps in understanding the influence of genetic variations on environmental exposures and their potential effects on health outcomes.</w:t>
      </w:r>
    </w:p>
    <w:p w14:paraId="2C6DF30B" w14:textId="46183859" w:rsidR="008044E8" w:rsidRDefault="008044E8" w:rsidP="006C65BB">
      <w:pPr>
        <w:pStyle w:val="UserGuider"/>
      </w:pPr>
      <w:proofErr w:type="spellStart"/>
      <w:r>
        <w:lastRenderedPageBreak/>
        <w:t>word_map</w:t>
      </w:r>
      <w:proofErr w:type="spellEnd"/>
      <w:r>
        <w:t>:</w:t>
      </w:r>
      <w:r>
        <w:rPr>
          <w:spacing w:val="-4"/>
        </w:rPr>
        <w:t xml:space="preserve"> </w:t>
      </w:r>
      <w:r>
        <w:t>In</w:t>
      </w:r>
      <w:r>
        <w:rPr>
          <w:spacing w:val="-4"/>
        </w:rPr>
        <w:t xml:space="preserve"> </w:t>
      </w:r>
      <w:r>
        <w:t>the</w:t>
      </w:r>
      <w:r>
        <w:rPr>
          <w:spacing w:val="-4"/>
        </w:rPr>
        <w:t xml:space="preserve"> </w:t>
      </w:r>
      <w:r>
        <w:t>Word-Map</w:t>
      </w:r>
      <w:r>
        <w:rPr>
          <w:spacing w:val="-4"/>
        </w:rPr>
        <w:t xml:space="preserve"> </w:t>
      </w:r>
      <w:r>
        <w:t>function,</w:t>
      </w:r>
      <w:r>
        <w:rPr>
          <w:spacing w:val="-4"/>
        </w:rPr>
        <w:t xml:space="preserve"> </w:t>
      </w:r>
      <w:r>
        <w:t>all</w:t>
      </w:r>
      <w:r>
        <w:rPr>
          <w:spacing w:val="-4"/>
        </w:rPr>
        <w:t xml:space="preserve"> </w:t>
      </w:r>
      <w:r>
        <w:t>words</w:t>
      </w:r>
      <w:r>
        <w:rPr>
          <w:spacing w:val="-4"/>
        </w:rPr>
        <w:t xml:space="preserve"> </w:t>
      </w:r>
      <w:r>
        <w:t>mapped</w:t>
      </w:r>
      <w:r>
        <w:rPr>
          <w:spacing w:val="-4"/>
        </w:rPr>
        <w:t xml:space="preserve"> </w:t>
      </w:r>
      <w:r>
        <w:t>from</w:t>
      </w:r>
      <w:r>
        <w:rPr>
          <w:spacing w:val="-4"/>
        </w:rPr>
        <w:t xml:space="preserve"> </w:t>
      </w:r>
      <w:r>
        <w:t>an</w:t>
      </w:r>
      <w:r>
        <w:rPr>
          <w:spacing w:val="-4"/>
        </w:rPr>
        <w:t xml:space="preserve"> </w:t>
      </w:r>
      <w:r>
        <w:t>external</w:t>
      </w:r>
      <w:r>
        <w:rPr>
          <w:spacing w:val="-4"/>
        </w:rPr>
        <w:t xml:space="preserve"> </w:t>
      </w:r>
      <w:r>
        <w:t>dataset</w:t>
      </w:r>
      <w:r>
        <w:rPr>
          <w:spacing w:val="-4"/>
        </w:rPr>
        <w:t xml:space="preserve"> </w:t>
      </w:r>
      <w:r>
        <w:t>are</w:t>
      </w:r>
      <w:r>
        <w:rPr>
          <w:spacing w:val="-4"/>
        </w:rPr>
        <w:t xml:space="preserve"> </w:t>
      </w:r>
      <w:r>
        <w:t>stored</w:t>
      </w:r>
      <w:r>
        <w:rPr>
          <w:spacing w:val="-4"/>
        </w:rPr>
        <w:t xml:space="preserve"> </w:t>
      </w:r>
      <w:r>
        <w:t>in</w:t>
      </w:r>
      <w:r>
        <w:rPr>
          <w:spacing w:val="-4"/>
        </w:rPr>
        <w:t xml:space="preserve"> </w:t>
      </w:r>
      <w:r>
        <w:t>a</w:t>
      </w:r>
      <w:r>
        <w:rPr>
          <w:spacing w:val="-4"/>
        </w:rPr>
        <w:t xml:space="preserve"> </w:t>
      </w:r>
      <w:r>
        <w:t xml:space="preserve">temporary table within </w:t>
      </w:r>
      <w:proofErr w:type="spellStart"/>
      <w:r>
        <w:t>GE.db</w:t>
      </w:r>
      <w:proofErr w:type="spellEnd"/>
      <w:r>
        <w:t>. This feature proves particularly useful for researchers who wish to list the relationships between words on a record-by-record basis, without relying on the IGEM pre-computing mapping process that converts external words to the standardized IGEM Terms. It allows users to perform analysis and retrieve word relationships specific to their research needs. However, it’s important to note that this temporary table should be used judiciously due to its high memory consumption on the database. Users are</w:t>
      </w:r>
      <w:r>
        <w:rPr>
          <w:spacing w:val="-3"/>
        </w:rPr>
        <w:t xml:space="preserve"> </w:t>
      </w:r>
      <w:r>
        <w:t>advised</w:t>
      </w:r>
      <w:r>
        <w:rPr>
          <w:spacing w:val="-3"/>
        </w:rPr>
        <w:t xml:space="preserve"> </w:t>
      </w:r>
      <w:r>
        <w:t>to</w:t>
      </w:r>
      <w:r>
        <w:rPr>
          <w:spacing w:val="-3"/>
        </w:rPr>
        <w:t xml:space="preserve"> </w:t>
      </w:r>
      <w:r>
        <w:t>run</w:t>
      </w:r>
      <w:r>
        <w:rPr>
          <w:spacing w:val="-3"/>
        </w:rPr>
        <w:t xml:space="preserve"> </w:t>
      </w:r>
      <w:r>
        <w:t>the</w:t>
      </w:r>
      <w:r>
        <w:rPr>
          <w:spacing w:val="-3"/>
        </w:rPr>
        <w:t xml:space="preserve"> </w:t>
      </w:r>
      <w:r>
        <w:t>function</w:t>
      </w:r>
      <w:r>
        <w:rPr>
          <w:spacing w:val="-3"/>
        </w:rPr>
        <w:t xml:space="preserve"> </w:t>
      </w:r>
      <w:r>
        <w:t>on</w:t>
      </w:r>
      <w:r>
        <w:rPr>
          <w:spacing w:val="-3"/>
        </w:rPr>
        <w:t xml:space="preserve"> </w:t>
      </w:r>
      <w:r>
        <w:t>a</w:t>
      </w:r>
      <w:r>
        <w:rPr>
          <w:spacing w:val="-3"/>
        </w:rPr>
        <w:t xml:space="preserve"> </w:t>
      </w:r>
      <w:r>
        <w:t>specific</w:t>
      </w:r>
      <w:r>
        <w:rPr>
          <w:spacing w:val="-3"/>
        </w:rPr>
        <w:t xml:space="preserve"> </w:t>
      </w:r>
      <w:r>
        <w:t>dataset,</w:t>
      </w:r>
      <w:r>
        <w:rPr>
          <w:spacing w:val="-3"/>
        </w:rPr>
        <w:t xml:space="preserve"> </w:t>
      </w:r>
      <w:r>
        <w:t>extract</w:t>
      </w:r>
      <w:r>
        <w:rPr>
          <w:spacing w:val="-3"/>
        </w:rPr>
        <w:t xml:space="preserve"> </w:t>
      </w:r>
      <w:r>
        <w:t>the</w:t>
      </w:r>
      <w:r>
        <w:rPr>
          <w:spacing w:val="-3"/>
        </w:rPr>
        <w:t xml:space="preserve"> </w:t>
      </w:r>
      <w:r>
        <w:t>desired</w:t>
      </w:r>
      <w:r>
        <w:rPr>
          <w:spacing w:val="-3"/>
        </w:rPr>
        <w:t xml:space="preserve"> </w:t>
      </w:r>
      <w:r>
        <w:t>relationships</w:t>
      </w:r>
      <w:r>
        <w:rPr>
          <w:spacing w:val="-3"/>
        </w:rPr>
        <w:t xml:space="preserve"> </w:t>
      </w:r>
      <w:r>
        <w:t>for</w:t>
      </w:r>
      <w:r>
        <w:rPr>
          <w:spacing w:val="-3"/>
        </w:rPr>
        <w:t xml:space="preserve"> </w:t>
      </w:r>
      <w:r>
        <w:t>their</w:t>
      </w:r>
      <w:r>
        <w:rPr>
          <w:spacing w:val="-3"/>
        </w:rPr>
        <w:t xml:space="preserve"> </w:t>
      </w:r>
      <w:r>
        <w:t>analysis,</w:t>
      </w:r>
      <w:r>
        <w:rPr>
          <w:spacing w:val="-3"/>
        </w:rPr>
        <w:t xml:space="preserve"> </w:t>
      </w:r>
      <w:r>
        <w:t>and subsequently clean up this information to optimize database performance. By providing a flexible and efficient way to explore word relationships, the Word-Map function empowers researchers in their investigations and enhances their understanding of the data.</w:t>
      </w:r>
    </w:p>
    <w:p w14:paraId="2A369164" w14:textId="77777777" w:rsidR="008044E8" w:rsidRPr="008044E8" w:rsidRDefault="008044E8" w:rsidP="008044E8"/>
    <w:p w14:paraId="68F543A3" w14:textId="0628061F" w:rsidR="00564686" w:rsidRDefault="00564686" w:rsidP="00564686">
      <w:pPr>
        <w:pStyle w:val="Heading3"/>
      </w:pPr>
      <w:bookmarkStart w:id="88" w:name="_Toc139042879"/>
      <w:r>
        <w:t>Term Map Report</w:t>
      </w:r>
      <w:bookmarkEnd w:id="88"/>
    </w:p>
    <w:p w14:paraId="4045114D" w14:textId="32CC60E5" w:rsidR="008044E8" w:rsidRPr="008044E8" w:rsidRDefault="008044E8" w:rsidP="008044E8">
      <w:pPr>
        <w:pStyle w:val="code2"/>
      </w:pPr>
      <w:proofErr w:type="spellStart"/>
      <w:proofErr w:type="gramStart"/>
      <w:r w:rsidRPr="008044E8">
        <w:t>ge.filter</w:t>
      </w:r>
      <w:proofErr w:type="gramEnd"/>
      <w:r w:rsidRPr="008044E8">
        <w:t>.term_ma</w:t>
      </w:r>
      <w:proofErr w:type="spellEnd"/>
      <w:r w:rsidRPr="008044E8">
        <w:t xml:space="preserve"> (*</w:t>
      </w:r>
      <w:proofErr w:type="spellStart"/>
      <w:r w:rsidRPr="008044E8">
        <w:t>args</w:t>
      </w:r>
      <w:proofErr w:type="spellEnd"/>
      <w:r w:rsidRPr="008044E8">
        <w:t>,</w:t>
      </w:r>
      <w:r w:rsidRPr="008044E8">
        <w:rPr>
          <w:spacing w:val="-14"/>
        </w:rPr>
        <w:t xml:space="preserve"> </w:t>
      </w:r>
      <w:r w:rsidRPr="008044E8">
        <w:rPr>
          <w:color w:val="2F2F2F"/>
        </w:rPr>
        <w:t>**</w:t>
      </w:r>
      <w:proofErr w:type="spellStart"/>
      <w:r w:rsidRPr="008044E8">
        <w:t>kwargs</w:t>
      </w:r>
      <w:proofErr w:type="spellEnd"/>
      <w:r w:rsidRPr="008044E8">
        <w:t xml:space="preserve">) </w:t>
      </w:r>
    </w:p>
    <w:p w14:paraId="5F8350C7" w14:textId="790497EB" w:rsidR="008044E8" w:rsidRPr="008044E8" w:rsidRDefault="008044E8" w:rsidP="006C65BB">
      <w:pPr>
        <w:pStyle w:val="UserGuider"/>
      </w:pPr>
      <w:proofErr w:type="spellStart"/>
      <w:r w:rsidRPr="008044E8">
        <w:t>TermMap</w:t>
      </w:r>
      <w:proofErr w:type="spellEnd"/>
      <w:r w:rsidRPr="008044E8">
        <w:t xml:space="preserve"> table query function.</w:t>
      </w:r>
    </w:p>
    <w:p w14:paraId="734947B9" w14:textId="79A3AFD5" w:rsidR="008044E8" w:rsidRPr="008044E8" w:rsidRDefault="008044E8" w:rsidP="006C65BB">
      <w:pPr>
        <w:pStyle w:val="UserGuider"/>
        <w:numPr>
          <w:ilvl w:val="0"/>
          <w:numId w:val="40"/>
        </w:numPr>
      </w:pPr>
      <w:proofErr w:type="spellStart"/>
      <w:r w:rsidRPr="008044E8">
        <w:rPr>
          <w:rFonts w:ascii="Courier New" w:hAnsi="Courier New"/>
        </w:rPr>
        <w:t>path_</w:t>
      </w:r>
      <w:proofErr w:type="gramStart"/>
      <w:r w:rsidRPr="008044E8">
        <w:rPr>
          <w:rFonts w:ascii="Courier New" w:hAnsi="Courier New"/>
        </w:rPr>
        <w:t>in</w:t>
      </w:r>
      <w:proofErr w:type="spellEnd"/>
      <w:r w:rsidRPr="008044E8">
        <w:t>:</w:t>
      </w:r>
      <w:proofErr w:type="gramEnd"/>
      <w:r w:rsidRPr="008044E8">
        <w:t xml:space="preserve"> </w:t>
      </w:r>
      <w:r>
        <w:t xml:space="preserve"> </w:t>
      </w:r>
      <w:r w:rsidRPr="008044E8">
        <w:t xml:space="preserve">parameter file path with filter information, aggregation, and result file </w:t>
      </w:r>
      <w:r w:rsidRPr="008044E8">
        <w:rPr>
          <w:spacing w:val="-2"/>
        </w:rPr>
        <w:t>path.</w:t>
      </w:r>
    </w:p>
    <w:p w14:paraId="189FA0EF" w14:textId="086817D5" w:rsidR="008044E8" w:rsidRPr="008044E8" w:rsidRDefault="008044E8" w:rsidP="006C65BB">
      <w:pPr>
        <w:pStyle w:val="UserGuider"/>
        <w:numPr>
          <w:ilvl w:val="0"/>
          <w:numId w:val="40"/>
        </w:numPr>
      </w:pPr>
      <w:proofErr w:type="spellStart"/>
      <w:r w:rsidRPr="008044E8">
        <w:rPr>
          <w:rFonts w:ascii="Courier New" w:hAnsi="Courier New"/>
        </w:rPr>
        <w:t>path_out</w:t>
      </w:r>
      <w:proofErr w:type="spellEnd"/>
      <w:r w:rsidRPr="008044E8">
        <w:t xml:space="preserve">: result file </w:t>
      </w:r>
      <w:r w:rsidRPr="008044E8">
        <w:rPr>
          <w:spacing w:val="-2"/>
        </w:rPr>
        <w:t>path</w:t>
      </w:r>
    </w:p>
    <w:p w14:paraId="3D7D12E1" w14:textId="3F0AC415" w:rsidR="008044E8" w:rsidRDefault="008044E8" w:rsidP="006C65BB">
      <w:pPr>
        <w:pStyle w:val="UserGuider"/>
        <w:numPr>
          <w:ilvl w:val="0"/>
          <w:numId w:val="40"/>
        </w:numPr>
      </w:pPr>
      <w:r w:rsidRPr="008044E8">
        <w:rPr>
          <w:rFonts w:ascii="Courier New" w:hAnsi="Courier New"/>
        </w:rPr>
        <w:t>term</w:t>
      </w:r>
      <w:r w:rsidRPr="008044E8">
        <w:t>:</w:t>
      </w:r>
      <w:r>
        <w:t xml:space="preserve"> l</w:t>
      </w:r>
      <w:r>
        <w:t>ist of terms to filter passed through the function. If you inform the file with the parameters, the values</w:t>
      </w:r>
      <w:r w:rsidRPr="008044E8">
        <w:rPr>
          <w:spacing w:val="80"/>
        </w:rPr>
        <w:t xml:space="preserve"> </w:t>
      </w:r>
      <w:r>
        <w:t>passed by this parameter will be disregarded.</w:t>
      </w:r>
    </w:p>
    <w:p w14:paraId="024A0F12" w14:textId="77777777" w:rsidR="008044E8" w:rsidRDefault="008044E8" w:rsidP="006C65BB">
      <w:pPr>
        <w:pStyle w:val="UserGuider"/>
      </w:pPr>
      <w:r>
        <w:t xml:space="preserve">It may return a </w:t>
      </w:r>
      <w:proofErr w:type="spellStart"/>
      <w:r>
        <w:t>boolean</w:t>
      </w:r>
      <w:proofErr w:type="spellEnd"/>
      <w:r>
        <w:t xml:space="preserve"> value if you have informed an output per file (</w:t>
      </w:r>
      <w:proofErr w:type="spellStart"/>
      <w:r>
        <w:rPr>
          <w:rFonts w:ascii="Courier New"/>
        </w:rPr>
        <w:t>path_out</w:t>
      </w:r>
      <w:proofErr w:type="spellEnd"/>
      <w:r>
        <w:t xml:space="preserve">) or a </w:t>
      </w:r>
      <w:proofErr w:type="spellStart"/>
      <w:r>
        <w:t>DataFrame</w:t>
      </w:r>
      <w:proofErr w:type="spellEnd"/>
      <w:r>
        <w:t xml:space="preserve"> if you have not informed an output file.</w:t>
      </w:r>
    </w:p>
    <w:p w14:paraId="5FDD6456" w14:textId="77777777" w:rsidR="008044E8" w:rsidRDefault="008044E8" w:rsidP="008044E8">
      <w:pPr>
        <w:pStyle w:val="BodyText"/>
        <w:spacing w:before="5"/>
        <w:rPr>
          <w:sz w:val="15"/>
        </w:rPr>
      </w:pPr>
    </w:p>
    <w:p w14:paraId="4B5F2AB5" w14:textId="77777777" w:rsidR="008044E8" w:rsidRPr="008044E8" w:rsidRDefault="008044E8" w:rsidP="008044E8">
      <w:pPr>
        <w:pStyle w:val="BodyText"/>
        <w:spacing w:before="5"/>
        <w:ind w:left="376"/>
        <w:rPr>
          <w:sz w:val="15"/>
        </w:rPr>
      </w:pPr>
      <w:r w:rsidRPr="008044E8">
        <w:t>Example</w:t>
      </w:r>
    </w:p>
    <w:p w14:paraId="5CFBF0D7" w14:textId="77777777" w:rsidR="008044E8" w:rsidRDefault="008044E8" w:rsidP="008044E8">
      <w:pPr>
        <w:pStyle w:val="code2"/>
      </w:pPr>
      <w:r>
        <w:t>from</w:t>
      </w:r>
      <w:r>
        <w:rPr>
          <w:spacing w:val="-11"/>
        </w:rPr>
        <w:t xml:space="preserve"> </w:t>
      </w:r>
      <w:r>
        <w:t>igem.ge</w:t>
      </w:r>
      <w:r>
        <w:rPr>
          <w:spacing w:val="-11"/>
        </w:rPr>
        <w:t xml:space="preserve"> </w:t>
      </w:r>
      <w:r>
        <w:t>import</w:t>
      </w:r>
      <w:r>
        <w:rPr>
          <w:spacing w:val="-11"/>
        </w:rPr>
        <w:t xml:space="preserve"> </w:t>
      </w:r>
      <w:r>
        <w:t xml:space="preserve">filter </w:t>
      </w:r>
    </w:p>
    <w:p w14:paraId="0CA31E5C" w14:textId="4853586C" w:rsidR="008044E8" w:rsidRDefault="008044E8" w:rsidP="008044E8">
      <w:pPr>
        <w:pStyle w:val="code2"/>
      </w:pPr>
      <w:proofErr w:type="spellStart"/>
      <w:proofErr w:type="gramStart"/>
      <w:r>
        <w:rPr>
          <w:spacing w:val="-2"/>
        </w:rPr>
        <w:t>filter.term</w:t>
      </w:r>
      <w:proofErr w:type="gramEnd"/>
      <w:r>
        <w:rPr>
          <w:spacing w:val="-2"/>
        </w:rPr>
        <w:t>_map</w:t>
      </w:r>
      <w:proofErr w:type="spellEnd"/>
      <w:r>
        <w:rPr>
          <w:spacing w:val="-2"/>
        </w:rPr>
        <w:t>(</w:t>
      </w:r>
      <w:proofErr w:type="spellStart"/>
      <w:r>
        <w:rPr>
          <w:spacing w:val="-2"/>
        </w:rPr>
        <w:t>path_in</w:t>
      </w:r>
      <w:proofErr w:type="spellEnd"/>
      <w:r>
        <w:rPr>
          <w:spacing w:val="-2"/>
        </w:rPr>
        <w:t xml:space="preserve">="../../file.csv", </w:t>
      </w:r>
      <w:proofErr w:type="spellStart"/>
      <w:r>
        <w:rPr>
          <w:spacing w:val="-2"/>
        </w:rPr>
        <w:t>path_out</w:t>
      </w:r>
      <w:proofErr w:type="spellEnd"/>
      <w:r>
        <w:rPr>
          <w:spacing w:val="-2"/>
        </w:rPr>
        <w:t>="../../outcome.csv"</w:t>
      </w:r>
      <w:r>
        <w:t>)</w:t>
      </w:r>
    </w:p>
    <w:p w14:paraId="1ECD9373" w14:textId="12A6397E" w:rsidR="008044E8" w:rsidRDefault="008044E8" w:rsidP="008044E8">
      <w:pPr>
        <w:pStyle w:val="code2"/>
      </w:pPr>
      <w:proofErr w:type="spellStart"/>
      <w:r>
        <w:t>df_result</w:t>
      </w:r>
      <w:proofErr w:type="spellEnd"/>
      <w:r>
        <w:rPr>
          <w:spacing w:val="-16"/>
        </w:rPr>
        <w:t xml:space="preserve"> </w:t>
      </w:r>
      <w:r>
        <w:t>=</w:t>
      </w:r>
      <w:r>
        <w:rPr>
          <w:spacing w:val="-16"/>
        </w:rPr>
        <w:t xml:space="preserve"> </w:t>
      </w:r>
      <w:proofErr w:type="spellStart"/>
      <w:proofErr w:type="gramStart"/>
      <w:r>
        <w:t>filter.term</w:t>
      </w:r>
      <w:proofErr w:type="gramEnd"/>
      <w:r>
        <w:t>_map</w:t>
      </w:r>
      <w:proofErr w:type="spellEnd"/>
      <w:r>
        <w:t xml:space="preserve">( </w:t>
      </w:r>
      <w:r>
        <w:rPr>
          <w:spacing w:val="-2"/>
        </w:rPr>
        <w:t>term=["gene:246126"]</w:t>
      </w:r>
      <w:r>
        <w:t>)</w:t>
      </w:r>
    </w:p>
    <w:p w14:paraId="4F9E781F" w14:textId="77777777" w:rsidR="008044E8" w:rsidRDefault="008044E8" w:rsidP="008044E8">
      <w:pPr>
        <w:pStyle w:val="BodyText"/>
        <w:spacing w:before="158" w:line="360" w:lineRule="auto"/>
        <w:ind w:left="288" w:right="797"/>
      </w:pPr>
      <w:r>
        <w:t xml:space="preserve">This function queries the </w:t>
      </w:r>
      <w:proofErr w:type="spellStart"/>
      <w:r>
        <w:t>TermMap</w:t>
      </w:r>
      <w:proofErr w:type="spellEnd"/>
      <w:r>
        <w:t xml:space="preserve"> table in </w:t>
      </w:r>
      <w:proofErr w:type="spellStart"/>
      <w:r>
        <w:t>GE.db</w:t>
      </w:r>
      <w:proofErr w:type="spellEnd"/>
      <w:r>
        <w:t xml:space="preserve"> and retrieves relationships between terms. The results can be saved in a specified output file path or returned as a </w:t>
      </w:r>
      <w:proofErr w:type="spellStart"/>
      <w:r>
        <w:t>DataFrame</w:t>
      </w:r>
      <w:proofErr w:type="spellEnd"/>
      <w:r>
        <w:t>.</w:t>
      </w:r>
    </w:p>
    <w:p w14:paraId="487F87A3" w14:textId="77777777" w:rsidR="008044E8" w:rsidRPr="008044E8" w:rsidRDefault="008044E8" w:rsidP="008044E8"/>
    <w:p w14:paraId="63D17061" w14:textId="67A5B493" w:rsidR="00564686" w:rsidRDefault="00564686" w:rsidP="00564686">
      <w:pPr>
        <w:pStyle w:val="Heading3"/>
      </w:pPr>
      <w:bookmarkStart w:id="89" w:name="_Toc139042880"/>
      <w:r>
        <w:t>Gene Exposome Report</w:t>
      </w:r>
      <w:bookmarkEnd w:id="89"/>
    </w:p>
    <w:p w14:paraId="28BB7AF6" w14:textId="77777777" w:rsidR="008044E8" w:rsidRPr="008044E8" w:rsidRDefault="008044E8" w:rsidP="008044E8">
      <w:pPr>
        <w:pStyle w:val="code2"/>
      </w:pPr>
      <w:proofErr w:type="spellStart"/>
      <w:proofErr w:type="gramStart"/>
      <w:r w:rsidRPr="008044E8">
        <w:t>ge.filter</w:t>
      </w:r>
      <w:proofErr w:type="gramEnd"/>
      <w:r w:rsidRPr="008044E8">
        <w:t>.gene_exposome</w:t>
      </w:r>
      <w:proofErr w:type="spellEnd"/>
      <w:r w:rsidRPr="008044E8">
        <w:rPr>
          <w:spacing w:val="-65"/>
        </w:rPr>
        <w:t xml:space="preserve"> </w:t>
      </w:r>
      <w:r w:rsidRPr="008044E8">
        <w:t>(</w:t>
      </w:r>
      <w:r w:rsidRPr="008044E8">
        <w:rPr>
          <w:color w:val="2F2F2F"/>
        </w:rPr>
        <w:t>*</w:t>
      </w:r>
      <w:proofErr w:type="spellStart"/>
      <w:r w:rsidRPr="008044E8">
        <w:t>args</w:t>
      </w:r>
      <w:proofErr w:type="spellEnd"/>
      <w:r w:rsidRPr="008044E8">
        <w:t xml:space="preserve">, </w:t>
      </w:r>
      <w:r w:rsidRPr="008044E8">
        <w:rPr>
          <w:color w:val="2F2F2F"/>
          <w:spacing w:val="-2"/>
        </w:rPr>
        <w:t>**</w:t>
      </w:r>
      <w:proofErr w:type="spellStart"/>
      <w:r w:rsidRPr="008044E8">
        <w:rPr>
          <w:spacing w:val="-2"/>
        </w:rPr>
        <w:t>kwargs</w:t>
      </w:r>
      <w:proofErr w:type="spellEnd"/>
      <w:r w:rsidRPr="008044E8">
        <w:rPr>
          <w:spacing w:val="-2"/>
        </w:rPr>
        <w:t>)</w:t>
      </w:r>
    </w:p>
    <w:p w14:paraId="3B690323" w14:textId="77777777" w:rsidR="008044E8" w:rsidRPr="008044E8" w:rsidRDefault="008044E8" w:rsidP="006C65BB">
      <w:pPr>
        <w:pStyle w:val="UserGuider"/>
      </w:pPr>
      <w:r w:rsidRPr="008044E8">
        <w:t xml:space="preserve">Queries </w:t>
      </w:r>
      <w:proofErr w:type="spellStart"/>
      <w:r w:rsidRPr="008044E8">
        <w:t>GE.db</w:t>
      </w:r>
      <w:proofErr w:type="spellEnd"/>
      <w:r w:rsidRPr="008044E8">
        <w:t xml:space="preserve"> and returns links between genes and exposomes based on input parameters or the parameter </w:t>
      </w:r>
      <w:r w:rsidRPr="008044E8">
        <w:rPr>
          <w:spacing w:val="-2"/>
        </w:rPr>
        <w:t>file.</w:t>
      </w:r>
    </w:p>
    <w:p w14:paraId="0A5C6759" w14:textId="1E4FC22C" w:rsidR="008044E8" w:rsidRPr="008044E8" w:rsidRDefault="008044E8" w:rsidP="004B4CE2">
      <w:pPr>
        <w:pStyle w:val="ListParagraph"/>
        <w:numPr>
          <w:ilvl w:val="0"/>
          <w:numId w:val="39"/>
        </w:numPr>
        <w:tabs>
          <w:tab w:val="left" w:pos="959"/>
        </w:tabs>
        <w:spacing w:before="50" w:line="360" w:lineRule="auto"/>
        <w:ind w:left="1160" w:hanging="179"/>
      </w:pPr>
      <w:proofErr w:type="spellStart"/>
      <w:r w:rsidRPr="008044E8">
        <w:rPr>
          <w:rFonts w:ascii="Courier New" w:hAnsi="Courier New"/>
          <w:sz w:val="20"/>
        </w:rPr>
        <w:t>path_</w:t>
      </w:r>
      <w:proofErr w:type="gramStart"/>
      <w:r w:rsidRPr="008044E8">
        <w:rPr>
          <w:rFonts w:ascii="Courier New" w:hAnsi="Courier New"/>
          <w:sz w:val="20"/>
        </w:rPr>
        <w:t>in</w:t>
      </w:r>
      <w:proofErr w:type="spellEnd"/>
      <w:r w:rsidRPr="008044E8">
        <w:rPr>
          <w:sz w:val="20"/>
        </w:rPr>
        <w:t>:</w:t>
      </w:r>
      <w:proofErr w:type="gramEnd"/>
      <w:r w:rsidRPr="008044E8">
        <w:rPr>
          <w:sz w:val="20"/>
        </w:rPr>
        <w:t xml:space="preserve"> </w:t>
      </w:r>
      <w:r>
        <w:rPr>
          <w:sz w:val="20"/>
        </w:rPr>
        <w:t xml:space="preserve"> </w:t>
      </w:r>
      <w:r w:rsidRPr="008044E8">
        <w:t xml:space="preserve">parameter file path with filter information, aggregation, and result file </w:t>
      </w:r>
      <w:r w:rsidRPr="008044E8">
        <w:rPr>
          <w:spacing w:val="-2"/>
        </w:rPr>
        <w:t>path.</w:t>
      </w:r>
    </w:p>
    <w:p w14:paraId="04050115" w14:textId="770B1CC9" w:rsidR="008044E8" w:rsidRPr="008044E8" w:rsidRDefault="008044E8" w:rsidP="00536472">
      <w:pPr>
        <w:pStyle w:val="ListParagraph"/>
        <w:numPr>
          <w:ilvl w:val="0"/>
          <w:numId w:val="39"/>
        </w:numPr>
        <w:tabs>
          <w:tab w:val="left" w:pos="959"/>
        </w:tabs>
        <w:spacing w:before="50" w:line="360" w:lineRule="auto"/>
        <w:ind w:left="1160" w:hanging="179"/>
      </w:pPr>
      <w:proofErr w:type="spellStart"/>
      <w:r w:rsidRPr="008044E8">
        <w:rPr>
          <w:rFonts w:ascii="Courier New" w:hAnsi="Courier New"/>
          <w:sz w:val="20"/>
        </w:rPr>
        <w:t>path_out</w:t>
      </w:r>
      <w:proofErr w:type="spellEnd"/>
      <w:r w:rsidRPr="008044E8">
        <w:rPr>
          <w:sz w:val="20"/>
        </w:rPr>
        <w:t xml:space="preserve">: </w:t>
      </w:r>
      <w:r>
        <w:rPr>
          <w:sz w:val="20"/>
        </w:rPr>
        <w:t xml:space="preserve"> </w:t>
      </w:r>
      <w:r w:rsidRPr="008044E8">
        <w:t xml:space="preserve">result file </w:t>
      </w:r>
      <w:r w:rsidRPr="008044E8">
        <w:rPr>
          <w:spacing w:val="-2"/>
        </w:rPr>
        <w:t>path.</w:t>
      </w:r>
    </w:p>
    <w:p w14:paraId="638831E9" w14:textId="0DE35258" w:rsidR="008044E8" w:rsidRPr="008044E8" w:rsidRDefault="008044E8" w:rsidP="00234737">
      <w:pPr>
        <w:pStyle w:val="ListParagraph"/>
        <w:numPr>
          <w:ilvl w:val="0"/>
          <w:numId w:val="39"/>
        </w:numPr>
        <w:tabs>
          <w:tab w:val="left" w:pos="959"/>
        </w:tabs>
        <w:spacing w:before="50" w:line="360" w:lineRule="auto"/>
        <w:ind w:left="1160" w:right="797" w:hanging="179"/>
      </w:pPr>
      <w:r w:rsidRPr="008044E8">
        <w:rPr>
          <w:rFonts w:ascii="Courier New" w:hAnsi="Courier New"/>
          <w:sz w:val="20"/>
        </w:rPr>
        <w:lastRenderedPageBreak/>
        <w:t>term</w:t>
      </w:r>
      <w:r w:rsidRPr="008044E8">
        <w:rPr>
          <w:sz w:val="20"/>
        </w:rPr>
        <w:t xml:space="preserve">: </w:t>
      </w:r>
      <w:r>
        <w:rPr>
          <w:sz w:val="20"/>
        </w:rPr>
        <w:t xml:space="preserve"> </w:t>
      </w:r>
      <w:r w:rsidRPr="008044E8">
        <w:t>List of terms to filter passed through the function. If you inform the file with the parameters, the values</w:t>
      </w:r>
      <w:r w:rsidRPr="008044E8">
        <w:rPr>
          <w:spacing w:val="80"/>
        </w:rPr>
        <w:t xml:space="preserve"> </w:t>
      </w:r>
      <w:r w:rsidRPr="008044E8">
        <w:t>passed by this parameter will be disregarded.</w:t>
      </w:r>
    </w:p>
    <w:p w14:paraId="7AEF92FB" w14:textId="77777777" w:rsidR="008044E8" w:rsidRPr="008044E8" w:rsidRDefault="008044E8" w:rsidP="008044E8">
      <w:pPr>
        <w:pStyle w:val="BodyText"/>
        <w:spacing w:before="137" w:line="360" w:lineRule="auto"/>
        <w:ind w:left="300" w:right="797"/>
      </w:pPr>
      <w:r w:rsidRPr="008044E8">
        <w:t xml:space="preserve">It may return a </w:t>
      </w:r>
      <w:proofErr w:type="spellStart"/>
      <w:r w:rsidRPr="008044E8">
        <w:t>boolean</w:t>
      </w:r>
      <w:proofErr w:type="spellEnd"/>
      <w:r w:rsidRPr="008044E8">
        <w:t xml:space="preserve"> value if you have informed an output per file (</w:t>
      </w:r>
      <w:proofErr w:type="spellStart"/>
      <w:r w:rsidRPr="008044E8">
        <w:rPr>
          <w:rFonts w:ascii="Courier New"/>
        </w:rPr>
        <w:t>path_out</w:t>
      </w:r>
      <w:proofErr w:type="spellEnd"/>
      <w:r w:rsidRPr="008044E8">
        <w:t xml:space="preserve">) or a </w:t>
      </w:r>
      <w:proofErr w:type="spellStart"/>
      <w:r w:rsidRPr="008044E8">
        <w:t>DataFrame</w:t>
      </w:r>
      <w:proofErr w:type="spellEnd"/>
      <w:r w:rsidRPr="008044E8">
        <w:t xml:space="preserve"> if you have not informed an output file.</w:t>
      </w:r>
    </w:p>
    <w:p w14:paraId="53E69122" w14:textId="77777777" w:rsidR="008044E8" w:rsidRPr="008044E8" w:rsidRDefault="008044E8" w:rsidP="008044E8">
      <w:pPr>
        <w:pStyle w:val="BodyText"/>
        <w:spacing w:before="5"/>
        <w:ind w:left="300"/>
        <w:rPr>
          <w:sz w:val="15"/>
        </w:rPr>
      </w:pPr>
      <w:r w:rsidRPr="008044E8">
        <w:t>Example</w:t>
      </w:r>
      <w:r w:rsidRPr="008044E8">
        <w:tab/>
      </w:r>
      <w:r w:rsidRPr="008044E8">
        <w:tab/>
      </w:r>
    </w:p>
    <w:p w14:paraId="36228A3B" w14:textId="77777777" w:rsidR="008044E8" w:rsidRDefault="008044E8" w:rsidP="008044E8">
      <w:pPr>
        <w:pStyle w:val="code2"/>
      </w:pPr>
      <w:r w:rsidRPr="008044E8">
        <w:t>from</w:t>
      </w:r>
      <w:r w:rsidRPr="008044E8">
        <w:rPr>
          <w:spacing w:val="-11"/>
        </w:rPr>
        <w:t xml:space="preserve"> </w:t>
      </w:r>
      <w:r w:rsidRPr="008044E8">
        <w:t>igem.ge</w:t>
      </w:r>
      <w:r w:rsidRPr="008044E8">
        <w:rPr>
          <w:spacing w:val="-11"/>
        </w:rPr>
        <w:t xml:space="preserve"> </w:t>
      </w:r>
      <w:r w:rsidRPr="008044E8">
        <w:t>import</w:t>
      </w:r>
      <w:r w:rsidRPr="008044E8">
        <w:rPr>
          <w:spacing w:val="-11"/>
        </w:rPr>
        <w:t xml:space="preserve"> </w:t>
      </w:r>
      <w:r w:rsidRPr="008044E8">
        <w:t xml:space="preserve">filter </w:t>
      </w:r>
    </w:p>
    <w:p w14:paraId="5010A018" w14:textId="2E26070A" w:rsidR="008044E8" w:rsidRPr="008044E8" w:rsidRDefault="008044E8" w:rsidP="008044E8">
      <w:pPr>
        <w:pStyle w:val="code2"/>
      </w:pPr>
      <w:proofErr w:type="spellStart"/>
      <w:proofErr w:type="gramStart"/>
      <w:r w:rsidRPr="008044E8">
        <w:rPr>
          <w:spacing w:val="-2"/>
        </w:rPr>
        <w:t>filter.gene</w:t>
      </w:r>
      <w:proofErr w:type="gramEnd"/>
      <w:r w:rsidRPr="008044E8">
        <w:rPr>
          <w:spacing w:val="-2"/>
        </w:rPr>
        <w:t>_exposome</w:t>
      </w:r>
      <w:proofErr w:type="spellEnd"/>
      <w:r w:rsidRPr="008044E8">
        <w:rPr>
          <w:spacing w:val="-2"/>
        </w:rPr>
        <w:t>(</w:t>
      </w:r>
      <w:proofErr w:type="spellStart"/>
      <w:r w:rsidRPr="008044E8">
        <w:rPr>
          <w:spacing w:val="-2"/>
        </w:rPr>
        <w:t>path_in</w:t>
      </w:r>
      <w:proofErr w:type="spellEnd"/>
      <w:r w:rsidRPr="008044E8">
        <w:rPr>
          <w:spacing w:val="-2"/>
        </w:rPr>
        <w:t xml:space="preserve">="../file.csv", </w:t>
      </w:r>
      <w:proofErr w:type="spellStart"/>
      <w:r w:rsidRPr="008044E8">
        <w:rPr>
          <w:spacing w:val="-2"/>
        </w:rPr>
        <w:t>path_out</w:t>
      </w:r>
      <w:proofErr w:type="spellEnd"/>
      <w:r w:rsidRPr="008044E8">
        <w:rPr>
          <w:spacing w:val="-2"/>
        </w:rPr>
        <w:t>="../outcome.csv"</w:t>
      </w:r>
      <w:r w:rsidRPr="008044E8">
        <w:t>)</w:t>
      </w:r>
    </w:p>
    <w:p w14:paraId="63B9AF2E" w14:textId="6A12F420" w:rsidR="008044E8" w:rsidRPr="008044E8" w:rsidRDefault="008044E8" w:rsidP="008044E8">
      <w:pPr>
        <w:pStyle w:val="code2"/>
      </w:pPr>
      <w:proofErr w:type="spellStart"/>
      <w:r w:rsidRPr="008044E8">
        <w:t>df_result</w:t>
      </w:r>
      <w:proofErr w:type="spellEnd"/>
      <w:r w:rsidRPr="008044E8">
        <w:rPr>
          <w:spacing w:val="-16"/>
        </w:rPr>
        <w:t xml:space="preserve"> </w:t>
      </w:r>
      <w:r w:rsidRPr="008044E8">
        <w:t>=</w:t>
      </w:r>
      <w:r w:rsidRPr="008044E8">
        <w:rPr>
          <w:spacing w:val="-16"/>
        </w:rPr>
        <w:t xml:space="preserve"> </w:t>
      </w:r>
      <w:proofErr w:type="spellStart"/>
      <w:proofErr w:type="gramStart"/>
      <w:r w:rsidRPr="008044E8">
        <w:t>filter.gene</w:t>
      </w:r>
      <w:proofErr w:type="gramEnd"/>
      <w:r w:rsidRPr="008044E8">
        <w:t>_exposome</w:t>
      </w:r>
      <w:proofErr w:type="spellEnd"/>
      <w:r w:rsidRPr="008044E8">
        <w:t xml:space="preserve">( </w:t>
      </w:r>
      <w:r w:rsidRPr="008044E8">
        <w:rPr>
          <w:spacing w:val="-2"/>
        </w:rPr>
        <w:t>term=["gene:246126"]</w:t>
      </w:r>
      <w:r w:rsidRPr="008044E8">
        <w:t>)</w:t>
      </w:r>
    </w:p>
    <w:p w14:paraId="658268DA" w14:textId="77777777" w:rsidR="008044E8" w:rsidRPr="008044E8" w:rsidRDefault="008044E8" w:rsidP="008044E8">
      <w:pPr>
        <w:pStyle w:val="BodyText"/>
        <w:spacing w:before="137" w:line="360" w:lineRule="auto"/>
        <w:ind w:left="300" w:right="797"/>
      </w:pPr>
      <w:r w:rsidRPr="008044E8">
        <w:t xml:space="preserve">This function queries </w:t>
      </w:r>
      <w:proofErr w:type="spellStart"/>
      <w:r w:rsidRPr="008044E8">
        <w:t>GE.db</w:t>
      </w:r>
      <w:proofErr w:type="spellEnd"/>
      <w:r w:rsidRPr="008044E8">
        <w:t xml:space="preserve"> and generates results showing links between genes and exposomes based on the provided parameters. The results can be saved in a specified output file path or returned as a </w:t>
      </w:r>
      <w:proofErr w:type="spellStart"/>
      <w:r w:rsidRPr="008044E8">
        <w:t>DataFrame</w:t>
      </w:r>
      <w:proofErr w:type="spellEnd"/>
      <w:r w:rsidRPr="008044E8">
        <w:t>.</w:t>
      </w:r>
    </w:p>
    <w:p w14:paraId="5B0D4FCE" w14:textId="77777777" w:rsidR="008044E8" w:rsidRPr="008044E8" w:rsidRDefault="008044E8" w:rsidP="008044E8"/>
    <w:p w14:paraId="7FC17805" w14:textId="005D1508" w:rsidR="00564686" w:rsidRDefault="00564686" w:rsidP="00564686">
      <w:pPr>
        <w:pStyle w:val="Heading3"/>
      </w:pPr>
      <w:bookmarkStart w:id="90" w:name="_Toc139042881"/>
      <w:r>
        <w:t>SNP Exposome Report</w:t>
      </w:r>
      <w:bookmarkEnd w:id="90"/>
    </w:p>
    <w:p w14:paraId="2A41BF07" w14:textId="77777777" w:rsidR="008044E8" w:rsidRPr="008044E8" w:rsidRDefault="008044E8" w:rsidP="008044E8">
      <w:pPr>
        <w:pStyle w:val="code2"/>
      </w:pPr>
      <w:proofErr w:type="spellStart"/>
      <w:r w:rsidRPr="008044E8">
        <w:t>ge.filter.snp_exposome</w:t>
      </w:r>
      <w:proofErr w:type="spellEnd"/>
      <w:r w:rsidRPr="008044E8">
        <w:rPr>
          <w:spacing w:val="-65"/>
        </w:rPr>
        <w:t xml:space="preserve"> </w:t>
      </w:r>
      <w:r w:rsidRPr="008044E8">
        <w:t>(</w:t>
      </w:r>
      <w:r w:rsidRPr="008044E8">
        <w:rPr>
          <w:color w:val="2F2F2F"/>
        </w:rPr>
        <w:t>*</w:t>
      </w:r>
      <w:proofErr w:type="spellStart"/>
      <w:r w:rsidRPr="008044E8">
        <w:t>args</w:t>
      </w:r>
      <w:proofErr w:type="spellEnd"/>
      <w:r w:rsidRPr="008044E8">
        <w:t xml:space="preserve">, </w:t>
      </w:r>
      <w:r w:rsidRPr="008044E8">
        <w:rPr>
          <w:color w:val="2F2F2F"/>
          <w:spacing w:val="-2"/>
        </w:rPr>
        <w:t>**</w:t>
      </w:r>
      <w:proofErr w:type="spellStart"/>
      <w:r w:rsidRPr="008044E8">
        <w:rPr>
          <w:spacing w:val="-2"/>
        </w:rPr>
        <w:t>kwargs</w:t>
      </w:r>
      <w:proofErr w:type="spellEnd"/>
      <w:r w:rsidRPr="008044E8">
        <w:rPr>
          <w:spacing w:val="-2"/>
        </w:rPr>
        <w:t>)</w:t>
      </w:r>
    </w:p>
    <w:p w14:paraId="374A470B" w14:textId="77777777" w:rsidR="008044E8" w:rsidRDefault="008044E8" w:rsidP="006C65BB">
      <w:pPr>
        <w:pStyle w:val="UserGuider"/>
      </w:pPr>
      <w:r>
        <w:t xml:space="preserve">Queries </w:t>
      </w:r>
      <w:proofErr w:type="spellStart"/>
      <w:r>
        <w:t>GE.db</w:t>
      </w:r>
      <w:proofErr w:type="spellEnd"/>
      <w:r>
        <w:t xml:space="preserve"> and returns links between SNPs and exposomes based on input parameters or the parameter </w:t>
      </w:r>
      <w:r>
        <w:rPr>
          <w:spacing w:val="-2"/>
        </w:rPr>
        <w:t>file.</w:t>
      </w:r>
    </w:p>
    <w:p w14:paraId="4B5BCFB4" w14:textId="74E55ECF" w:rsidR="008044E8" w:rsidRDefault="008044E8" w:rsidP="006C65BB">
      <w:pPr>
        <w:pStyle w:val="UserGuider"/>
        <w:numPr>
          <w:ilvl w:val="0"/>
          <w:numId w:val="41"/>
        </w:numPr>
      </w:pPr>
      <w:proofErr w:type="spellStart"/>
      <w:r w:rsidRPr="008044E8">
        <w:rPr>
          <w:rFonts w:ascii="Courier New" w:hAnsi="Courier New"/>
        </w:rPr>
        <w:t>path_</w:t>
      </w:r>
      <w:proofErr w:type="gramStart"/>
      <w:r w:rsidRPr="008044E8">
        <w:rPr>
          <w:rFonts w:ascii="Courier New" w:hAnsi="Courier New"/>
        </w:rPr>
        <w:t>in</w:t>
      </w:r>
      <w:proofErr w:type="spellEnd"/>
      <w:r w:rsidRPr="008044E8">
        <w:rPr>
          <w:b/>
        </w:rPr>
        <w:t>:</w:t>
      </w:r>
      <w:proofErr w:type="gramEnd"/>
      <w:r w:rsidRPr="008044E8">
        <w:rPr>
          <w:b/>
        </w:rPr>
        <w:t xml:space="preserve"> </w:t>
      </w:r>
      <w:r>
        <w:rPr>
          <w:b/>
        </w:rPr>
        <w:t xml:space="preserve"> </w:t>
      </w:r>
      <w:r>
        <w:t>pa</w:t>
      </w:r>
      <w:r>
        <w:t xml:space="preserve">rameter file path with filter information, aggregation, and result file </w:t>
      </w:r>
      <w:r w:rsidRPr="008044E8">
        <w:rPr>
          <w:spacing w:val="-2"/>
        </w:rPr>
        <w:t>path.</w:t>
      </w:r>
    </w:p>
    <w:p w14:paraId="46716F7A" w14:textId="15AA92C8" w:rsidR="008044E8" w:rsidRDefault="008044E8" w:rsidP="006C65BB">
      <w:pPr>
        <w:pStyle w:val="UserGuider"/>
        <w:numPr>
          <w:ilvl w:val="0"/>
          <w:numId w:val="41"/>
        </w:numPr>
      </w:pPr>
      <w:proofErr w:type="spellStart"/>
      <w:r w:rsidRPr="008044E8">
        <w:rPr>
          <w:rFonts w:ascii="Courier New" w:hAnsi="Courier New"/>
        </w:rPr>
        <w:t>path_out</w:t>
      </w:r>
      <w:proofErr w:type="spellEnd"/>
      <w:r w:rsidRPr="008044E8">
        <w:rPr>
          <w:b/>
        </w:rPr>
        <w:t xml:space="preserve">: </w:t>
      </w:r>
      <w:r>
        <w:rPr>
          <w:b/>
          <w:spacing w:val="-5"/>
        </w:rPr>
        <w:t xml:space="preserve"> </w:t>
      </w:r>
      <w:r>
        <w:t xml:space="preserve">result file </w:t>
      </w:r>
      <w:r w:rsidRPr="008044E8">
        <w:rPr>
          <w:spacing w:val="-2"/>
        </w:rPr>
        <w:t>path.</w:t>
      </w:r>
    </w:p>
    <w:p w14:paraId="716EEEB7" w14:textId="07AB3E61" w:rsidR="008044E8" w:rsidRDefault="008044E8" w:rsidP="006C65BB">
      <w:pPr>
        <w:pStyle w:val="UserGuider"/>
        <w:numPr>
          <w:ilvl w:val="0"/>
          <w:numId w:val="41"/>
        </w:numPr>
      </w:pPr>
      <w:r w:rsidRPr="008044E8">
        <w:rPr>
          <w:rFonts w:ascii="Courier New" w:hAnsi="Courier New"/>
        </w:rPr>
        <w:t>term</w:t>
      </w:r>
      <w:r w:rsidRPr="008044E8">
        <w:rPr>
          <w:b/>
        </w:rPr>
        <w:t xml:space="preserve">: </w:t>
      </w:r>
      <w:r>
        <w:rPr>
          <w:b/>
        </w:rPr>
        <w:t xml:space="preserve"> </w:t>
      </w:r>
      <w:r>
        <w:t>l</w:t>
      </w:r>
      <w:r>
        <w:t>ist of terms to filter passed through the function. If you inform the file with the parameters, the values</w:t>
      </w:r>
      <w:r w:rsidRPr="008044E8">
        <w:rPr>
          <w:spacing w:val="80"/>
        </w:rPr>
        <w:t xml:space="preserve"> </w:t>
      </w:r>
      <w:r>
        <w:t>passed by this parameter will be disregarded.</w:t>
      </w:r>
    </w:p>
    <w:p w14:paraId="7C2C7941" w14:textId="77777777" w:rsidR="008044E8" w:rsidRPr="00A21774" w:rsidRDefault="008044E8" w:rsidP="006C65BB">
      <w:pPr>
        <w:pStyle w:val="UserGuider"/>
      </w:pPr>
      <w:r>
        <w:t xml:space="preserve">It may return a </w:t>
      </w:r>
      <w:proofErr w:type="spellStart"/>
      <w:r>
        <w:t>boolean</w:t>
      </w:r>
      <w:proofErr w:type="spellEnd"/>
      <w:r>
        <w:t xml:space="preserve"> value if you have informed an output per file (</w:t>
      </w:r>
      <w:proofErr w:type="spellStart"/>
      <w:r>
        <w:rPr>
          <w:rFonts w:ascii="Courier New"/>
        </w:rPr>
        <w:t>path_out</w:t>
      </w:r>
      <w:proofErr w:type="spellEnd"/>
      <w:r>
        <w:t xml:space="preserve">) or a </w:t>
      </w:r>
      <w:proofErr w:type="spellStart"/>
      <w:r>
        <w:t>DataFrame</w:t>
      </w:r>
      <w:proofErr w:type="spellEnd"/>
      <w:r>
        <w:t xml:space="preserve"> if you have not informed an output file.</w:t>
      </w:r>
    </w:p>
    <w:p w14:paraId="51349CDC" w14:textId="77777777" w:rsidR="008044E8" w:rsidRPr="00D42EAC" w:rsidRDefault="008044E8" w:rsidP="006C65BB">
      <w:pPr>
        <w:pStyle w:val="UserGuider"/>
        <w:rPr>
          <w:sz w:val="15"/>
        </w:rPr>
      </w:pPr>
      <w:r>
        <w:t>E</w:t>
      </w:r>
      <w:r w:rsidRPr="00D42EAC">
        <w:t>xample</w:t>
      </w:r>
    </w:p>
    <w:p w14:paraId="7F4EB374" w14:textId="77777777" w:rsidR="008044E8" w:rsidRDefault="008044E8" w:rsidP="008044E8">
      <w:pPr>
        <w:pStyle w:val="code2"/>
      </w:pPr>
      <w:r>
        <w:t>from</w:t>
      </w:r>
      <w:r>
        <w:rPr>
          <w:spacing w:val="-11"/>
        </w:rPr>
        <w:t xml:space="preserve"> </w:t>
      </w:r>
      <w:r>
        <w:t>igem.ge</w:t>
      </w:r>
      <w:r>
        <w:rPr>
          <w:spacing w:val="-11"/>
        </w:rPr>
        <w:t xml:space="preserve"> </w:t>
      </w:r>
      <w:r>
        <w:t>import</w:t>
      </w:r>
      <w:r>
        <w:rPr>
          <w:spacing w:val="-11"/>
        </w:rPr>
        <w:t xml:space="preserve"> </w:t>
      </w:r>
      <w:r>
        <w:t xml:space="preserve">filter </w:t>
      </w:r>
    </w:p>
    <w:p w14:paraId="5C600A0D" w14:textId="41F037C8" w:rsidR="008044E8" w:rsidRDefault="008044E8" w:rsidP="008044E8">
      <w:pPr>
        <w:pStyle w:val="code2"/>
      </w:pPr>
      <w:proofErr w:type="spellStart"/>
      <w:r>
        <w:rPr>
          <w:spacing w:val="-2"/>
        </w:rPr>
        <w:t>filter.snp_</w:t>
      </w:r>
      <w:proofErr w:type="gramStart"/>
      <w:r>
        <w:rPr>
          <w:spacing w:val="-2"/>
        </w:rPr>
        <w:t>exposome</w:t>
      </w:r>
      <w:proofErr w:type="spellEnd"/>
      <w:r>
        <w:rPr>
          <w:spacing w:val="-2"/>
        </w:rPr>
        <w:t>(</w:t>
      </w:r>
      <w:proofErr w:type="spellStart"/>
      <w:proofErr w:type="gramEnd"/>
      <w:r>
        <w:rPr>
          <w:spacing w:val="-2"/>
        </w:rPr>
        <w:t>path_in</w:t>
      </w:r>
      <w:proofErr w:type="spellEnd"/>
      <w:r>
        <w:rPr>
          <w:spacing w:val="-2"/>
        </w:rPr>
        <w:t xml:space="preserve">="../file.csv", </w:t>
      </w:r>
      <w:proofErr w:type="spellStart"/>
      <w:r>
        <w:rPr>
          <w:spacing w:val="-2"/>
        </w:rPr>
        <w:t>path_out</w:t>
      </w:r>
      <w:proofErr w:type="spellEnd"/>
      <w:r>
        <w:rPr>
          <w:spacing w:val="-2"/>
        </w:rPr>
        <w:t>="../outcome.csv"</w:t>
      </w:r>
      <w:r>
        <w:t>)</w:t>
      </w:r>
    </w:p>
    <w:p w14:paraId="09BC17A6" w14:textId="7A28A9FA" w:rsidR="008044E8" w:rsidRDefault="008044E8" w:rsidP="008044E8">
      <w:pPr>
        <w:pStyle w:val="code2"/>
      </w:pPr>
      <w:proofErr w:type="spellStart"/>
      <w:r>
        <w:t>df_result</w:t>
      </w:r>
      <w:proofErr w:type="spellEnd"/>
      <w:r>
        <w:rPr>
          <w:spacing w:val="-16"/>
        </w:rPr>
        <w:t xml:space="preserve"> </w:t>
      </w:r>
      <w:r>
        <w:t>=</w:t>
      </w:r>
      <w:r>
        <w:rPr>
          <w:spacing w:val="-16"/>
        </w:rPr>
        <w:t xml:space="preserve"> </w:t>
      </w:r>
      <w:proofErr w:type="spellStart"/>
      <w:r>
        <w:t>filter.snp_</w:t>
      </w:r>
      <w:proofErr w:type="gramStart"/>
      <w:r>
        <w:t>exposome</w:t>
      </w:r>
      <w:proofErr w:type="spellEnd"/>
      <w:r>
        <w:t xml:space="preserve">( </w:t>
      </w:r>
      <w:r>
        <w:rPr>
          <w:spacing w:val="-2"/>
        </w:rPr>
        <w:t>term</w:t>
      </w:r>
      <w:proofErr w:type="gramEnd"/>
      <w:r>
        <w:rPr>
          <w:spacing w:val="-2"/>
        </w:rPr>
        <w:t>=["gene:246126"]</w:t>
      </w:r>
      <w:r>
        <w:t>)</w:t>
      </w:r>
    </w:p>
    <w:p w14:paraId="050DE1B9" w14:textId="4D377105" w:rsidR="00280D40" w:rsidRDefault="00280D40" w:rsidP="008044E8">
      <w:pPr>
        <w:pStyle w:val="code2"/>
      </w:pPr>
    </w:p>
    <w:p w14:paraId="70D1703D" w14:textId="77777777" w:rsidR="00280D40" w:rsidRDefault="00280D40" w:rsidP="00280D40">
      <w:pPr>
        <w:pStyle w:val="code2"/>
        <w:keepNext/>
        <w:jc w:val="center"/>
      </w:pPr>
      <w:r w:rsidRPr="00280D40">
        <w:drawing>
          <wp:inline distT="0" distB="0" distL="0" distR="0" wp14:anchorId="5B81877D" wp14:editId="0DB3EEE7">
            <wp:extent cx="5499100" cy="665650"/>
            <wp:effectExtent l="0" t="0" r="0" b="0"/>
            <wp:docPr id="11" name="Picture 10">
              <a:extLst xmlns:a="http://schemas.openxmlformats.org/drawingml/2006/main">
                <a:ext uri="{FF2B5EF4-FFF2-40B4-BE49-F238E27FC236}">
                  <a16:creationId xmlns:a16="http://schemas.microsoft.com/office/drawing/2014/main" id="{49AFA9F7-E99F-204E-9B79-A4D3C9C390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9AFA9F7-E99F-204E-9B79-A4D3C9C39096}"/>
                        </a:ext>
                      </a:extLst>
                    </pic:cNvPr>
                    <pic:cNvPicPr>
                      <a:picLocks noChangeAspect="1"/>
                    </pic:cNvPicPr>
                  </pic:nvPicPr>
                  <pic:blipFill>
                    <a:blip r:embed="rId48"/>
                    <a:stretch>
                      <a:fillRect/>
                    </a:stretch>
                  </pic:blipFill>
                  <pic:spPr>
                    <a:xfrm>
                      <a:off x="0" y="0"/>
                      <a:ext cx="5576817" cy="675057"/>
                    </a:xfrm>
                    <a:prstGeom prst="rect">
                      <a:avLst/>
                    </a:prstGeom>
                  </pic:spPr>
                </pic:pic>
              </a:graphicData>
            </a:graphic>
          </wp:inline>
        </w:drawing>
      </w:r>
    </w:p>
    <w:p w14:paraId="62F7A558" w14:textId="54E1B68A" w:rsidR="00280D40" w:rsidRDefault="00280D40" w:rsidP="00280D40">
      <w:pPr>
        <w:pStyle w:val="Caption"/>
        <w:jc w:val="center"/>
      </w:pPr>
      <w:bookmarkStart w:id="91" w:name="_Toc139042922"/>
      <w:r>
        <w:t xml:space="preserve">Figure </w:t>
      </w:r>
      <w:r>
        <w:fldChar w:fldCharType="begin"/>
      </w:r>
      <w:r>
        <w:instrText xml:space="preserve"> SEQ Figure \* ARABIC </w:instrText>
      </w:r>
      <w:r>
        <w:fldChar w:fldCharType="separate"/>
      </w:r>
      <w:r>
        <w:rPr>
          <w:noProof/>
        </w:rPr>
        <w:t>31</w:t>
      </w:r>
      <w:r>
        <w:fldChar w:fldCharType="end"/>
      </w:r>
      <w:r>
        <w:t>: SNP x Exposome Filter</w:t>
      </w:r>
      <w:bookmarkEnd w:id="91"/>
    </w:p>
    <w:p w14:paraId="0FE3E74A" w14:textId="77777777" w:rsidR="008044E8" w:rsidRDefault="008044E8" w:rsidP="006C65BB">
      <w:pPr>
        <w:pStyle w:val="UserGuider"/>
      </w:pPr>
      <w:r>
        <w:t>This</w:t>
      </w:r>
      <w:r>
        <w:rPr>
          <w:spacing w:val="21"/>
        </w:rPr>
        <w:t xml:space="preserve"> </w:t>
      </w:r>
      <w:r>
        <w:t>function</w:t>
      </w:r>
      <w:r>
        <w:rPr>
          <w:spacing w:val="21"/>
        </w:rPr>
        <w:t xml:space="preserve"> </w:t>
      </w:r>
      <w:r>
        <w:t>queries</w:t>
      </w:r>
      <w:r>
        <w:rPr>
          <w:spacing w:val="21"/>
        </w:rPr>
        <w:t xml:space="preserve"> </w:t>
      </w:r>
      <w:proofErr w:type="spellStart"/>
      <w:r>
        <w:t>GE.db</w:t>
      </w:r>
      <w:proofErr w:type="spellEnd"/>
      <w:r>
        <w:rPr>
          <w:spacing w:val="21"/>
        </w:rPr>
        <w:t xml:space="preserve"> </w:t>
      </w:r>
      <w:r>
        <w:t>and</w:t>
      </w:r>
      <w:r>
        <w:rPr>
          <w:spacing w:val="21"/>
        </w:rPr>
        <w:t xml:space="preserve"> </w:t>
      </w:r>
      <w:r>
        <w:t>generates</w:t>
      </w:r>
      <w:r>
        <w:rPr>
          <w:spacing w:val="21"/>
        </w:rPr>
        <w:t xml:space="preserve"> </w:t>
      </w:r>
      <w:r>
        <w:t>results</w:t>
      </w:r>
      <w:r>
        <w:rPr>
          <w:spacing w:val="21"/>
        </w:rPr>
        <w:t xml:space="preserve"> </w:t>
      </w:r>
      <w:r>
        <w:t>showing</w:t>
      </w:r>
      <w:r>
        <w:rPr>
          <w:spacing w:val="21"/>
        </w:rPr>
        <w:t xml:space="preserve"> </w:t>
      </w:r>
      <w:r>
        <w:t>links</w:t>
      </w:r>
      <w:r>
        <w:rPr>
          <w:spacing w:val="21"/>
        </w:rPr>
        <w:t xml:space="preserve"> </w:t>
      </w:r>
      <w:r>
        <w:t>between</w:t>
      </w:r>
      <w:r>
        <w:rPr>
          <w:spacing w:val="21"/>
        </w:rPr>
        <w:t xml:space="preserve"> </w:t>
      </w:r>
      <w:r>
        <w:t>SNPs</w:t>
      </w:r>
      <w:r>
        <w:rPr>
          <w:spacing w:val="21"/>
        </w:rPr>
        <w:t xml:space="preserve"> </w:t>
      </w:r>
      <w:r>
        <w:t>and</w:t>
      </w:r>
      <w:r>
        <w:rPr>
          <w:spacing w:val="21"/>
        </w:rPr>
        <w:t xml:space="preserve"> </w:t>
      </w:r>
      <w:r>
        <w:t>exposomes</w:t>
      </w:r>
      <w:r>
        <w:rPr>
          <w:spacing w:val="21"/>
        </w:rPr>
        <w:t xml:space="preserve"> </w:t>
      </w:r>
      <w:r>
        <w:t>based</w:t>
      </w:r>
      <w:r>
        <w:rPr>
          <w:spacing w:val="21"/>
        </w:rPr>
        <w:t xml:space="preserve"> </w:t>
      </w:r>
      <w:r>
        <w:t>on</w:t>
      </w:r>
      <w:r>
        <w:rPr>
          <w:spacing w:val="21"/>
        </w:rPr>
        <w:t xml:space="preserve"> </w:t>
      </w:r>
      <w:r>
        <w:t xml:space="preserve">the provided parameters. The results can be saved in a specified output file path or returned as a </w:t>
      </w:r>
      <w:proofErr w:type="spellStart"/>
      <w:r>
        <w:t>DataFrame</w:t>
      </w:r>
      <w:proofErr w:type="spellEnd"/>
      <w:r>
        <w:t>.</w:t>
      </w:r>
    </w:p>
    <w:p w14:paraId="0DFC7C85" w14:textId="77777777" w:rsidR="008044E8" w:rsidRPr="008044E8" w:rsidRDefault="008044E8" w:rsidP="008044E8"/>
    <w:p w14:paraId="5A942798" w14:textId="7422EF93" w:rsidR="00564686" w:rsidRDefault="00564686" w:rsidP="00564686">
      <w:pPr>
        <w:pStyle w:val="Heading3"/>
      </w:pPr>
      <w:bookmarkStart w:id="92" w:name="_Toc139042882"/>
      <w:r>
        <w:t>Other Functions and Report</w:t>
      </w:r>
      <w:bookmarkEnd w:id="92"/>
    </w:p>
    <w:p w14:paraId="7B4DC805" w14:textId="4C7D1AC5" w:rsidR="008044E8" w:rsidRPr="008044E8" w:rsidRDefault="008044E8" w:rsidP="006C65BB">
      <w:pPr>
        <w:pStyle w:val="UserGuider"/>
      </w:pPr>
      <w:r w:rsidRPr="008044E8">
        <w:t>TAG</w:t>
      </w:r>
    </w:p>
    <w:p w14:paraId="1311FF73" w14:textId="77777777" w:rsidR="008044E8" w:rsidRDefault="008044E8" w:rsidP="006C65BB">
      <w:pPr>
        <w:pStyle w:val="UserGuider"/>
      </w:pPr>
      <w:r>
        <w:t>A</w:t>
      </w:r>
      <w:r>
        <w:rPr>
          <w:spacing w:val="-1"/>
        </w:rPr>
        <w:t xml:space="preserve"> </w:t>
      </w:r>
      <w:r>
        <w:t>TAG</w:t>
      </w:r>
      <w:r>
        <w:rPr>
          <w:spacing w:val="-1"/>
        </w:rPr>
        <w:t xml:space="preserve"> </w:t>
      </w:r>
      <w:r>
        <w:t>in</w:t>
      </w:r>
      <w:r>
        <w:rPr>
          <w:spacing w:val="-1"/>
        </w:rPr>
        <w:t xml:space="preserve"> </w:t>
      </w:r>
      <w:r>
        <w:t>the</w:t>
      </w:r>
      <w:r>
        <w:rPr>
          <w:spacing w:val="-1"/>
        </w:rPr>
        <w:t xml:space="preserve"> </w:t>
      </w:r>
      <w:r>
        <w:t>context</w:t>
      </w:r>
      <w:r>
        <w:rPr>
          <w:spacing w:val="-1"/>
        </w:rPr>
        <w:t xml:space="preserve"> </w:t>
      </w:r>
      <w:r>
        <w:t>of</w:t>
      </w:r>
      <w:r>
        <w:rPr>
          <w:spacing w:val="-1"/>
        </w:rPr>
        <w:t xml:space="preserve"> </w:t>
      </w:r>
      <w:r>
        <w:t>the</w:t>
      </w:r>
      <w:r>
        <w:rPr>
          <w:spacing w:val="-1"/>
        </w:rPr>
        <w:t xml:space="preserve"> </w:t>
      </w:r>
      <w:proofErr w:type="spellStart"/>
      <w:proofErr w:type="gramStart"/>
      <w:r>
        <w:t>GE.Filter</w:t>
      </w:r>
      <w:proofErr w:type="spellEnd"/>
      <w:proofErr w:type="gramEnd"/>
      <w:r>
        <w:rPr>
          <w:spacing w:val="-1"/>
        </w:rPr>
        <w:t xml:space="preserve"> </w:t>
      </w:r>
      <w:r>
        <w:t>function</w:t>
      </w:r>
      <w:r>
        <w:rPr>
          <w:spacing w:val="-1"/>
        </w:rPr>
        <w:t xml:space="preserve"> </w:t>
      </w:r>
      <w:r>
        <w:t>is</w:t>
      </w:r>
      <w:r>
        <w:rPr>
          <w:spacing w:val="-1"/>
        </w:rPr>
        <w:t xml:space="preserve"> </w:t>
      </w:r>
      <w:r>
        <w:t>a</w:t>
      </w:r>
      <w:r>
        <w:rPr>
          <w:spacing w:val="-1"/>
        </w:rPr>
        <w:t xml:space="preserve"> </w:t>
      </w:r>
      <w:r>
        <w:t>unique</w:t>
      </w:r>
      <w:r>
        <w:rPr>
          <w:spacing w:val="-1"/>
        </w:rPr>
        <w:t xml:space="preserve"> </w:t>
      </w:r>
      <w:r>
        <w:t>identifier</w:t>
      </w:r>
      <w:r>
        <w:rPr>
          <w:spacing w:val="-1"/>
        </w:rPr>
        <w:t xml:space="preserve"> </w:t>
      </w:r>
      <w:r>
        <w:t>that</w:t>
      </w:r>
      <w:r>
        <w:rPr>
          <w:spacing w:val="-1"/>
        </w:rPr>
        <w:t xml:space="preserve"> </w:t>
      </w:r>
      <w:r>
        <w:t>helps</w:t>
      </w:r>
      <w:r>
        <w:rPr>
          <w:spacing w:val="-1"/>
        </w:rPr>
        <w:t xml:space="preserve"> </w:t>
      </w:r>
      <w:r>
        <w:t>you</w:t>
      </w:r>
      <w:r>
        <w:rPr>
          <w:spacing w:val="-1"/>
        </w:rPr>
        <w:t xml:space="preserve"> </w:t>
      </w:r>
      <w:r>
        <w:t>track</w:t>
      </w:r>
      <w:r>
        <w:rPr>
          <w:spacing w:val="-1"/>
        </w:rPr>
        <w:t xml:space="preserve"> </w:t>
      </w:r>
      <w:r>
        <w:t>and</w:t>
      </w:r>
      <w:r>
        <w:rPr>
          <w:spacing w:val="-1"/>
        </w:rPr>
        <w:t xml:space="preserve"> </w:t>
      </w:r>
      <w:r>
        <w:t>identify</w:t>
      </w:r>
      <w:r>
        <w:rPr>
          <w:spacing w:val="-1"/>
        </w:rPr>
        <w:t xml:space="preserve"> </w:t>
      </w:r>
      <w:r>
        <w:t>the</w:t>
      </w:r>
      <w:r>
        <w:rPr>
          <w:spacing w:val="-1"/>
        </w:rPr>
        <w:t xml:space="preserve"> </w:t>
      </w:r>
      <w:r>
        <w:t>version</w:t>
      </w:r>
      <w:r>
        <w:rPr>
          <w:spacing w:val="-1"/>
        </w:rPr>
        <w:t xml:space="preserve"> </w:t>
      </w:r>
      <w:r>
        <w:t>of</w:t>
      </w:r>
      <w:r>
        <w:rPr>
          <w:spacing w:val="-1"/>
        </w:rPr>
        <w:t xml:space="preserve"> </w:t>
      </w:r>
      <w:r>
        <w:t>the external dataset used in the IGEM query. It serves as a reference to the specific dataset version, allowing you to reproduce the same query in the future with the same dataset version.</w:t>
      </w:r>
    </w:p>
    <w:p w14:paraId="348196E6" w14:textId="77777777" w:rsidR="008044E8" w:rsidRDefault="008044E8" w:rsidP="006C65BB">
      <w:pPr>
        <w:pStyle w:val="UserGuider"/>
      </w:pPr>
      <w:r>
        <w:t>When you process (ETL) a specific external dataset, the TAG will indicate the version of the dataset used. For example, if you process one external dataset with version or ETAG 1, the TAG will show that the data comes from this dataset.</w:t>
      </w:r>
    </w:p>
    <w:p w14:paraId="6A86D144" w14:textId="77777777" w:rsidR="008044E8" w:rsidRDefault="008044E8" w:rsidP="006C65BB">
      <w:pPr>
        <w:pStyle w:val="UserGuider"/>
      </w:pPr>
      <w:r>
        <w:t>In case the IGEM database is updated with a newer version of the external dataset, the TAG will reflect the most recent</w:t>
      </w:r>
      <w:r>
        <w:rPr>
          <w:spacing w:val="-1"/>
        </w:rPr>
        <w:t xml:space="preserve"> </w:t>
      </w:r>
      <w:r>
        <w:t>version.</w:t>
      </w:r>
      <w:r>
        <w:rPr>
          <w:spacing w:val="-1"/>
        </w:rPr>
        <w:t xml:space="preserve"> </w:t>
      </w:r>
      <w:r>
        <w:t>This</w:t>
      </w:r>
      <w:r>
        <w:rPr>
          <w:spacing w:val="-1"/>
        </w:rPr>
        <w:t xml:space="preserve"> </w:t>
      </w:r>
      <w:r>
        <w:t>helps</w:t>
      </w:r>
      <w:r>
        <w:rPr>
          <w:spacing w:val="-1"/>
        </w:rPr>
        <w:t xml:space="preserve"> </w:t>
      </w:r>
      <w:r>
        <w:t>researchers</w:t>
      </w:r>
      <w:r>
        <w:rPr>
          <w:spacing w:val="-1"/>
        </w:rPr>
        <w:t xml:space="preserve"> </w:t>
      </w:r>
      <w:r>
        <w:t>know</w:t>
      </w:r>
      <w:r>
        <w:rPr>
          <w:spacing w:val="-1"/>
        </w:rPr>
        <w:t xml:space="preserve"> </w:t>
      </w:r>
      <w:r>
        <w:t>which</w:t>
      </w:r>
      <w:r>
        <w:rPr>
          <w:spacing w:val="-1"/>
        </w:rPr>
        <w:t xml:space="preserve"> </w:t>
      </w:r>
      <w:r>
        <w:t>external</w:t>
      </w:r>
      <w:r>
        <w:rPr>
          <w:spacing w:val="-1"/>
        </w:rPr>
        <w:t xml:space="preserve"> </w:t>
      </w:r>
      <w:r>
        <w:t>dataset</w:t>
      </w:r>
      <w:r>
        <w:rPr>
          <w:spacing w:val="-1"/>
        </w:rPr>
        <w:t xml:space="preserve"> </w:t>
      </w:r>
      <w:r>
        <w:t>was</w:t>
      </w:r>
      <w:r>
        <w:rPr>
          <w:spacing w:val="-1"/>
        </w:rPr>
        <w:t xml:space="preserve"> </w:t>
      </w:r>
      <w:r>
        <w:t>used</w:t>
      </w:r>
      <w:r>
        <w:rPr>
          <w:spacing w:val="-1"/>
        </w:rPr>
        <w:t xml:space="preserve"> </w:t>
      </w:r>
      <w:r>
        <w:t>in</w:t>
      </w:r>
      <w:r>
        <w:rPr>
          <w:spacing w:val="-1"/>
        </w:rPr>
        <w:t xml:space="preserve"> </w:t>
      </w:r>
      <w:r>
        <w:t>their</w:t>
      </w:r>
      <w:r>
        <w:rPr>
          <w:spacing w:val="-1"/>
        </w:rPr>
        <w:t xml:space="preserve"> </w:t>
      </w:r>
      <w:r>
        <w:t>IGEM</w:t>
      </w:r>
      <w:r>
        <w:rPr>
          <w:spacing w:val="-1"/>
        </w:rPr>
        <w:t xml:space="preserve"> </w:t>
      </w:r>
      <w:r>
        <w:t>query</w:t>
      </w:r>
      <w:r>
        <w:rPr>
          <w:spacing w:val="-1"/>
        </w:rPr>
        <w:t xml:space="preserve"> </w:t>
      </w:r>
      <w:r>
        <w:t>and</w:t>
      </w:r>
      <w:r>
        <w:rPr>
          <w:spacing w:val="-1"/>
        </w:rPr>
        <w:t xml:space="preserve"> </w:t>
      </w:r>
      <w:r>
        <w:t>enables</w:t>
      </w:r>
      <w:r>
        <w:rPr>
          <w:spacing w:val="-1"/>
        </w:rPr>
        <w:t xml:space="preserve"> </w:t>
      </w:r>
      <w:r>
        <w:t>them to control and ensure the consistency of results when they want to replicate the same query in the future.</w:t>
      </w:r>
    </w:p>
    <w:p w14:paraId="51170421" w14:textId="77777777" w:rsidR="008044E8" w:rsidRDefault="008044E8" w:rsidP="006C65BB">
      <w:pPr>
        <w:pStyle w:val="UserGuider"/>
      </w:pPr>
      <w:r>
        <w:t xml:space="preserve">By referring to the TAG, researchers can track and document the specific dataset version used, providing </w:t>
      </w:r>
      <w:proofErr w:type="gramStart"/>
      <w:r>
        <w:t>transparency</w:t>
      </w:r>
      <w:proofErr w:type="gramEnd"/>
      <w:r>
        <w:t xml:space="preserve"> and facilitating reproducibility in their research.</w:t>
      </w:r>
    </w:p>
    <w:p w14:paraId="7B064B70" w14:textId="10354FAF" w:rsidR="008044E8" w:rsidRDefault="008044E8" w:rsidP="006C65BB">
      <w:pPr>
        <w:pStyle w:val="UserGuider"/>
      </w:pPr>
      <w:r>
        <w:t>In</w:t>
      </w:r>
      <w:r>
        <w:rPr>
          <w:spacing w:val="-4"/>
        </w:rPr>
        <w:t xml:space="preserve"> </w:t>
      </w:r>
      <w:r>
        <w:t>summary,</w:t>
      </w:r>
      <w:r>
        <w:rPr>
          <w:spacing w:val="-4"/>
        </w:rPr>
        <w:t xml:space="preserve"> </w:t>
      </w:r>
      <w:r>
        <w:t>the</w:t>
      </w:r>
      <w:r>
        <w:rPr>
          <w:spacing w:val="-4"/>
        </w:rPr>
        <w:t xml:space="preserve"> </w:t>
      </w:r>
      <w:r>
        <w:t>TAG</w:t>
      </w:r>
      <w:r>
        <w:rPr>
          <w:spacing w:val="-4"/>
        </w:rPr>
        <w:t xml:space="preserve"> </w:t>
      </w:r>
      <w:r>
        <w:t>serves</w:t>
      </w:r>
      <w:r>
        <w:rPr>
          <w:spacing w:val="-4"/>
        </w:rPr>
        <w:t xml:space="preserve"> </w:t>
      </w:r>
      <w:r>
        <w:t>as</w:t>
      </w:r>
      <w:r>
        <w:rPr>
          <w:spacing w:val="-4"/>
        </w:rPr>
        <w:t xml:space="preserve"> </w:t>
      </w:r>
      <w:r>
        <w:t>a</w:t>
      </w:r>
      <w:r>
        <w:rPr>
          <w:spacing w:val="-4"/>
        </w:rPr>
        <w:t xml:space="preserve"> </w:t>
      </w:r>
      <w:r>
        <w:t>unique</w:t>
      </w:r>
      <w:r>
        <w:rPr>
          <w:spacing w:val="-4"/>
        </w:rPr>
        <w:t xml:space="preserve"> </w:t>
      </w:r>
      <w:r>
        <w:t>identifier</w:t>
      </w:r>
      <w:r>
        <w:rPr>
          <w:spacing w:val="-4"/>
        </w:rPr>
        <w:t xml:space="preserve"> </w:t>
      </w:r>
      <w:r>
        <w:t>that</w:t>
      </w:r>
      <w:r>
        <w:rPr>
          <w:spacing w:val="-4"/>
        </w:rPr>
        <w:t xml:space="preserve"> </w:t>
      </w:r>
      <w:r>
        <w:t>indicates</w:t>
      </w:r>
      <w:r>
        <w:rPr>
          <w:spacing w:val="-4"/>
        </w:rPr>
        <w:t xml:space="preserve"> </w:t>
      </w:r>
      <w:r>
        <w:t>the</w:t>
      </w:r>
      <w:r>
        <w:rPr>
          <w:spacing w:val="-4"/>
        </w:rPr>
        <w:t xml:space="preserve"> </w:t>
      </w:r>
      <w:r>
        <w:t>version</w:t>
      </w:r>
      <w:r>
        <w:rPr>
          <w:spacing w:val="-4"/>
        </w:rPr>
        <w:t xml:space="preserve"> </w:t>
      </w:r>
      <w:r>
        <w:t>of</w:t>
      </w:r>
      <w:r>
        <w:rPr>
          <w:spacing w:val="-4"/>
        </w:rPr>
        <w:t xml:space="preserve"> </w:t>
      </w:r>
      <w:r>
        <w:t>the</w:t>
      </w:r>
      <w:r>
        <w:rPr>
          <w:spacing w:val="-4"/>
        </w:rPr>
        <w:t xml:space="preserve"> </w:t>
      </w:r>
      <w:r>
        <w:t>external</w:t>
      </w:r>
      <w:r>
        <w:rPr>
          <w:spacing w:val="-4"/>
        </w:rPr>
        <w:t xml:space="preserve"> </w:t>
      </w:r>
      <w:r>
        <w:t>dataset</w:t>
      </w:r>
      <w:r>
        <w:rPr>
          <w:spacing w:val="-4"/>
        </w:rPr>
        <w:t xml:space="preserve"> </w:t>
      </w:r>
      <w:r>
        <w:t>used</w:t>
      </w:r>
      <w:r>
        <w:rPr>
          <w:spacing w:val="-4"/>
        </w:rPr>
        <w:t xml:space="preserve"> </w:t>
      </w:r>
      <w:r>
        <w:t>in</w:t>
      </w:r>
      <w:r>
        <w:rPr>
          <w:spacing w:val="-4"/>
        </w:rPr>
        <w:t xml:space="preserve"> </w:t>
      </w:r>
      <w:r>
        <w:t>the</w:t>
      </w:r>
      <w:r>
        <w:rPr>
          <w:spacing w:val="-4"/>
        </w:rPr>
        <w:t xml:space="preserve"> </w:t>
      </w:r>
      <w:r>
        <w:t>IGEM query, allowing researchers to reproduce the same query with the same dataset version in the future.</w:t>
      </w:r>
    </w:p>
    <w:p w14:paraId="683E951C" w14:textId="045E66F9" w:rsidR="00BD3F5A" w:rsidRPr="00BD3F5A" w:rsidRDefault="00BD3F5A" w:rsidP="006C65BB">
      <w:pPr>
        <w:pStyle w:val="UserGuider"/>
      </w:pPr>
      <w:r w:rsidRPr="00BD3F5A">
        <w:t>Create tag</w:t>
      </w:r>
    </w:p>
    <w:p w14:paraId="3B8905A4" w14:textId="77777777" w:rsidR="008044E8" w:rsidRDefault="008044E8" w:rsidP="008044E8">
      <w:pPr>
        <w:pStyle w:val="code2"/>
        <w:rPr>
          <w:spacing w:val="-2"/>
        </w:rPr>
      </w:pPr>
      <w:bookmarkStart w:id="93" w:name="_bookmark34"/>
      <w:bookmarkEnd w:id="93"/>
      <w:proofErr w:type="spellStart"/>
      <w:proofErr w:type="gramStart"/>
      <w:r>
        <w:t>ge.filter</w:t>
      </w:r>
      <w:proofErr w:type="gramEnd"/>
      <w:r>
        <w:t>.create_tag</w:t>
      </w:r>
      <w:proofErr w:type="spellEnd"/>
      <w:r>
        <w:rPr>
          <w:spacing w:val="-65"/>
        </w:rPr>
        <w:t xml:space="preserve"> </w:t>
      </w:r>
      <w:r>
        <w:rPr>
          <w:spacing w:val="-2"/>
        </w:rPr>
        <w:t>(connectors)</w:t>
      </w:r>
    </w:p>
    <w:p w14:paraId="12AA4B75" w14:textId="77777777" w:rsidR="008044E8" w:rsidRDefault="008044E8" w:rsidP="006C65BB">
      <w:pPr>
        <w:pStyle w:val="UserGuider"/>
        <w:rPr>
          <w:sz w:val="13"/>
        </w:rPr>
      </w:pPr>
      <w:r>
        <w:t xml:space="preserve">Function to create a TAG with Current connector in </w:t>
      </w:r>
      <w:proofErr w:type="spellStart"/>
      <w:r>
        <w:t>TermMap</w:t>
      </w:r>
      <w:proofErr w:type="spellEnd"/>
      <w:r>
        <w:t xml:space="preserve">. The IDs generated in the TAG are the </w:t>
      </w:r>
      <w:proofErr w:type="spellStart"/>
      <w:r>
        <w:t>WFControl</w:t>
      </w:r>
      <w:proofErr w:type="spellEnd"/>
      <w:r>
        <w:t xml:space="preserve"> table IDs with Current status.</w:t>
      </w:r>
    </w:p>
    <w:p w14:paraId="4A4586DC" w14:textId="16F55F39" w:rsidR="008044E8" w:rsidRDefault="008044E8" w:rsidP="006C65BB">
      <w:pPr>
        <w:pStyle w:val="UserGuider"/>
        <w:numPr>
          <w:ilvl w:val="0"/>
          <w:numId w:val="43"/>
        </w:numPr>
      </w:pPr>
      <w:r>
        <w:rPr>
          <w:rFonts w:ascii="Courier New" w:hAnsi="Courier New"/>
        </w:rPr>
        <w:t>connectors</w:t>
      </w:r>
      <w:r>
        <w:t xml:space="preserve">: List of connector </w:t>
      </w:r>
      <w:r>
        <w:rPr>
          <w:spacing w:val="-2"/>
        </w:rPr>
        <w:t>names.</w:t>
      </w:r>
    </w:p>
    <w:p w14:paraId="68538EF8" w14:textId="77777777" w:rsidR="008044E8" w:rsidRDefault="008044E8" w:rsidP="006C65BB">
      <w:pPr>
        <w:pStyle w:val="UserGuider"/>
      </w:pPr>
      <w:r>
        <w:t xml:space="preserve">This function generates a TAG string based on the current connector in </w:t>
      </w:r>
      <w:proofErr w:type="spellStart"/>
      <w:r>
        <w:t>TermMap</w:t>
      </w:r>
      <w:proofErr w:type="spellEnd"/>
      <w:r>
        <w:t xml:space="preserve">. It takes a list of connector names as input and retrieves the last IDs with a “Current” status from the </w:t>
      </w:r>
      <w:proofErr w:type="spellStart"/>
      <w:r>
        <w:t>WFControl</w:t>
      </w:r>
      <w:proofErr w:type="spellEnd"/>
      <w:r>
        <w:t xml:space="preserve"> table. It then generates a TAG</w:t>
      </w:r>
      <w:r>
        <w:rPr>
          <w:spacing w:val="-4"/>
        </w:rPr>
        <w:t xml:space="preserve"> </w:t>
      </w:r>
      <w:r>
        <w:t>string</w:t>
      </w:r>
      <w:r>
        <w:rPr>
          <w:spacing w:val="-4"/>
        </w:rPr>
        <w:t xml:space="preserve"> </w:t>
      </w:r>
      <w:r>
        <w:t>using</w:t>
      </w:r>
      <w:r>
        <w:rPr>
          <w:spacing w:val="-4"/>
        </w:rPr>
        <w:t xml:space="preserve"> </w:t>
      </w:r>
      <w:r>
        <w:t>the</w:t>
      </w:r>
      <w:r>
        <w:rPr>
          <w:spacing w:val="-4"/>
        </w:rPr>
        <w:t xml:space="preserve"> </w:t>
      </w:r>
      <w:r>
        <w:t>retrieved</w:t>
      </w:r>
      <w:r>
        <w:rPr>
          <w:spacing w:val="-4"/>
        </w:rPr>
        <w:t xml:space="preserve"> </w:t>
      </w:r>
      <w:r>
        <w:t>IDs.</w:t>
      </w:r>
      <w:r>
        <w:rPr>
          <w:spacing w:val="-4"/>
        </w:rPr>
        <w:t xml:space="preserve"> </w:t>
      </w:r>
      <w:r>
        <w:t>The</w:t>
      </w:r>
      <w:r>
        <w:rPr>
          <w:spacing w:val="-4"/>
        </w:rPr>
        <w:t xml:space="preserve"> </w:t>
      </w:r>
      <w:r>
        <w:t>TAG</w:t>
      </w:r>
      <w:r>
        <w:rPr>
          <w:spacing w:val="-4"/>
        </w:rPr>
        <w:t xml:space="preserve"> </w:t>
      </w:r>
      <w:r>
        <w:t>string</w:t>
      </w:r>
      <w:r>
        <w:rPr>
          <w:spacing w:val="-4"/>
        </w:rPr>
        <w:t xml:space="preserve"> </w:t>
      </w:r>
      <w:r>
        <w:t>helps</w:t>
      </w:r>
      <w:r>
        <w:rPr>
          <w:spacing w:val="-4"/>
        </w:rPr>
        <w:t xml:space="preserve"> </w:t>
      </w:r>
      <w:r>
        <w:t>researchers</w:t>
      </w:r>
      <w:r>
        <w:rPr>
          <w:spacing w:val="-4"/>
        </w:rPr>
        <w:t xml:space="preserve"> </w:t>
      </w:r>
      <w:r>
        <w:t>know</w:t>
      </w:r>
      <w:r>
        <w:rPr>
          <w:spacing w:val="-4"/>
        </w:rPr>
        <w:t xml:space="preserve"> </w:t>
      </w:r>
      <w:r>
        <w:t>which</w:t>
      </w:r>
      <w:r>
        <w:rPr>
          <w:spacing w:val="-4"/>
        </w:rPr>
        <w:t xml:space="preserve"> </w:t>
      </w:r>
      <w:r>
        <w:t>external</w:t>
      </w:r>
      <w:r>
        <w:rPr>
          <w:spacing w:val="-4"/>
        </w:rPr>
        <w:t xml:space="preserve"> </w:t>
      </w:r>
      <w:r>
        <w:t>dataset</w:t>
      </w:r>
      <w:r>
        <w:rPr>
          <w:spacing w:val="-4"/>
        </w:rPr>
        <w:t xml:space="preserve"> </w:t>
      </w:r>
      <w:r>
        <w:t>was</w:t>
      </w:r>
      <w:r>
        <w:rPr>
          <w:spacing w:val="-4"/>
        </w:rPr>
        <w:t xml:space="preserve"> </w:t>
      </w:r>
      <w:r>
        <w:t>used</w:t>
      </w:r>
      <w:r>
        <w:rPr>
          <w:spacing w:val="-4"/>
        </w:rPr>
        <w:t xml:space="preserve"> </w:t>
      </w:r>
      <w:r>
        <w:t>in</w:t>
      </w:r>
      <w:r>
        <w:rPr>
          <w:spacing w:val="-4"/>
        </w:rPr>
        <w:t xml:space="preserve"> </w:t>
      </w:r>
      <w:r>
        <w:t>the IGEM query and provides control to use the same version of the dataset in future consultations to IGEM.</w:t>
      </w:r>
    </w:p>
    <w:p w14:paraId="68A0B342" w14:textId="34A10ABE" w:rsidR="008044E8" w:rsidRDefault="008044E8" w:rsidP="006C65BB">
      <w:pPr>
        <w:pStyle w:val="UserGuider"/>
      </w:pPr>
      <w:r>
        <w:t>The generated TAG string follows the format “</w:t>
      </w:r>
      <w:proofErr w:type="spellStart"/>
      <w:r>
        <w:t>GE.db</w:t>
      </w:r>
      <w:proofErr w:type="spellEnd"/>
      <w:r>
        <w:t>-TAG:&lt;</w:t>
      </w:r>
      <w:proofErr w:type="spellStart"/>
      <w:r>
        <w:t>tag_ids</w:t>
      </w:r>
      <w:proofErr w:type="spellEnd"/>
      <w:r>
        <w:t>&gt;”, where “&lt;</w:t>
      </w:r>
      <w:proofErr w:type="spellStart"/>
      <w:r>
        <w:t>tag_ids</w:t>
      </w:r>
      <w:proofErr w:type="spellEnd"/>
      <w:r>
        <w:t xml:space="preserve">&gt;” is a hyphen-separated string of the </w:t>
      </w:r>
      <w:proofErr w:type="spellStart"/>
      <w:r>
        <w:t>WFControl</w:t>
      </w:r>
      <w:proofErr w:type="spellEnd"/>
      <w:r>
        <w:t xml:space="preserve"> table IDs.</w:t>
      </w:r>
    </w:p>
    <w:p w14:paraId="2125DBEA" w14:textId="7C05D757" w:rsidR="00BD3F5A" w:rsidRPr="00BD3F5A" w:rsidRDefault="00BD3F5A" w:rsidP="006C65BB">
      <w:pPr>
        <w:pStyle w:val="UserGuider"/>
      </w:pPr>
      <w:r w:rsidRPr="00BD3F5A">
        <w:t>Get tag</w:t>
      </w:r>
    </w:p>
    <w:p w14:paraId="7809CBC8" w14:textId="77777777" w:rsidR="008044E8" w:rsidRDefault="008044E8" w:rsidP="00BD3F5A">
      <w:pPr>
        <w:pStyle w:val="code2"/>
      </w:pPr>
      <w:bookmarkStart w:id="94" w:name="_bookmark36"/>
      <w:bookmarkEnd w:id="94"/>
      <w:proofErr w:type="spellStart"/>
      <w:r>
        <w:lastRenderedPageBreak/>
        <w:t>ge.filter.get_tag</w:t>
      </w:r>
      <w:proofErr w:type="spellEnd"/>
      <w:r>
        <w:rPr>
          <w:spacing w:val="-65"/>
        </w:rPr>
        <w:t xml:space="preserve"> </w:t>
      </w:r>
      <w:r>
        <w:rPr>
          <w:spacing w:val="-2"/>
        </w:rPr>
        <w:t>(tag)</w:t>
      </w:r>
    </w:p>
    <w:p w14:paraId="2ADBAB92" w14:textId="77777777" w:rsidR="008044E8" w:rsidRDefault="008044E8" w:rsidP="006C65BB">
      <w:pPr>
        <w:pStyle w:val="UserGuider"/>
      </w:pPr>
      <w:r>
        <w:t xml:space="preserve">Function to retrieve </w:t>
      </w:r>
      <w:proofErr w:type="spellStart"/>
      <w:r>
        <w:t>WFControl</w:t>
      </w:r>
      <w:proofErr w:type="spellEnd"/>
      <w:r>
        <w:t xml:space="preserve"> data based on a </w:t>
      </w:r>
      <w:r>
        <w:rPr>
          <w:spacing w:val="-4"/>
        </w:rPr>
        <w:t>TAG.</w:t>
      </w:r>
    </w:p>
    <w:p w14:paraId="07205E6A" w14:textId="789FDE9A" w:rsidR="008044E8" w:rsidRDefault="008044E8" w:rsidP="006C65BB">
      <w:pPr>
        <w:pStyle w:val="UserGuider"/>
        <w:numPr>
          <w:ilvl w:val="0"/>
          <w:numId w:val="43"/>
        </w:numPr>
      </w:pPr>
      <w:r>
        <w:rPr>
          <w:rFonts w:ascii="Courier New" w:hAnsi="Courier New"/>
        </w:rPr>
        <w:t>tag</w:t>
      </w:r>
      <w:r>
        <w:t xml:space="preserve">: TAG </w:t>
      </w:r>
      <w:r>
        <w:rPr>
          <w:spacing w:val="-2"/>
        </w:rPr>
        <w:t>string.</w:t>
      </w:r>
    </w:p>
    <w:p w14:paraId="7FD2BB88" w14:textId="48EF9B5C" w:rsidR="008044E8" w:rsidRDefault="008044E8" w:rsidP="006C65BB">
      <w:pPr>
        <w:pStyle w:val="UserGuider"/>
      </w:pPr>
      <w:r>
        <w:t xml:space="preserve">This function retrieves </w:t>
      </w:r>
      <w:proofErr w:type="spellStart"/>
      <w:r>
        <w:t>WFControl</w:t>
      </w:r>
      <w:proofErr w:type="spellEnd"/>
      <w:r>
        <w:t xml:space="preserve"> data based on a TAG string. It takes a TAG string as input and parses the TAG to obtain the corresponding </w:t>
      </w:r>
      <w:proofErr w:type="spellStart"/>
      <w:r>
        <w:t>WFControl</w:t>
      </w:r>
      <w:proofErr w:type="spellEnd"/>
      <w:r>
        <w:t xml:space="preserve"> table IDs. It then retrieves the </w:t>
      </w:r>
      <w:proofErr w:type="spellStart"/>
      <w:r>
        <w:t>WFControl</w:t>
      </w:r>
      <w:proofErr w:type="spellEnd"/>
      <w:r>
        <w:t xml:space="preserve"> data for the specified IDs and returns it as a </w:t>
      </w:r>
      <w:proofErr w:type="spellStart"/>
      <w:r>
        <w:t>DataFrame</w:t>
      </w:r>
      <w:proofErr w:type="spellEnd"/>
      <w:r>
        <w:t>.</w:t>
      </w:r>
    </w:p>
    <w:p w14:paraId="2B27E1DA" w14:textId="1F01C9D6" w:rsidR="00BD3F5A" w:rsidRPr="00BD3F5A" w:rsidRDefault="00BD3F5A" w:rsidP="006C65BB">
      <w:pPr>
        <w:pStyle w:val="UserGuider"/>
      </w:pPr>
      <w:r w:rsidRPr="00BD3F5A">
        <w:t>Get tag data</w:t>
      </w:r>
    </w:p>
    <w:p w14:paraId="527144FE" w14:textId="77777777" w:rsidR="008044E8" w:rsidRDefault="008044E8" w:rsidP="00BD3F5A">
      <w:pPr>
        <w:pStyle w:val="code2"/>
      </w:pPr>
      <w:bookmarkStart w:id="95" w:name="_bookmark37"/>
      <w:bookmarkEnd w:id="95"/>
      <w:proofErr w:type="spellStart"/>
      <w:r>
        <w:t>ge.filter.get_tag_data</w:t>
      </w:r>
      <w:proofErr w:type="spellEnd"/>
      <w:r>
        <w:rPr>
          <w:spacing w:val="-65"/>
        </w:rPr>
        <w:t xml:space="preserve"> </w:t>
      </w:r>
      <w:r>
        <w:t xml:space="preserve">(tag, </w:t>
      </w:r>
      <w:r>
        <w:rPr>
          <w:spacing w:val="-2"/>
        </w:rPr>
        <w:t>path)</w:t>
      </w:r>
    </w:p>
    <w:p w14:paraId="5E70B663" w14:textId="77777777" w:rsidR="008044E8" w:rsidRDefault="008044E8" w:rsidP="006C65BB">
      <w:pPr>
        <w:pStyle w:val="UserGuider"/>
      </w:pPr>
      <w:r>
        <w:t xml:space="preserve">Function to save </w:t>
      </w:r>
      <w:proofErr w:type="spellStart"/>
      <w:r>
        <w:t>TermMap</w:t>
      </w:r>
      <w:proofErr w:type="spellEnd"/>
      <w:r>
        <w:t xml:space="preserve"> and </w:t>
      </w:r>
      <w:proofErr w:type="spellStart"/>
      <w:r>
        <w:t>WFControl</w:t>
      </w:r>
      <w:proofErr w:type="spellEnd"/>
      <w:r>
        <w:t xml:space="preserve"> data to CSV files based on a </w:t>
      </w:r>
      <w:r>
        <w:rPr>
          <w:spacing w:val="-4"/>
        </w:rPr>
        <w:t>TAG.</w:t>
      </w:r>
    </w:p>
    <w:p w14:paraId="3ABD1F38" w14:textId="1BB3B534" w:rsidR="008044E8" w:rsidRDefault="008044E8" w:rsidP="006C65BB">
      <w:pPr>
        <w:pStyle w:val="UserGuider"/>
        <w:numPr>
          <w:ilvl w:val="0"/>
          <w:numId w:val="43"/>
        </w:numPr>
      </w:pPr>
      <w:r>
        <w:rPr>
          <w:rFonts w:ascii="Courier New" w:hAnsi="Courier New"/>
        </w:rPr>
        <w:t>tag</w:t>
      </w:r>
      <w:r>
        <w:t>: TAG string.</w:t>
      </w:r>
    </w:p>
    <w:p w14:paraId="7793A2ED" w14:textId="6B4856BD" w:rsidR="008044E8" w:rsidRDefault="008044E8" w:rsidP="006C65BB">
      <w:pPr>
        <w:pStyle w:val="UserGuider"/>
        <w:numPr>
          <w:ilvl w:val="0"/>
          <w:numId w:val="43"/>
        </w:numPr>
      </w:pPr>
      <w:r>
        <w:rPr>
          <w:rFonts w:ascii="Courier New" w:hAnsi="Courier New"/>
        </w:rPr>
        <w:t>path</w:t>
      </w:r>
      <w:r>
        <w:t xml:space="preserve">: Path to save the </w:t>
      </w:r>
      <w:r>
        <w:rPr>
          <w:spacing w:val="-2"/>
        </w:rPr>
        <w:t>files.</w:t>
      </w:r>
    </w:p>
    <w:p w14:paraId="7678CB09" w14:textId="62B60BD8" w:rsidR="008044E8" w:rsidRDefault="008044E8" w:rsidP="006C65BB">
      <w:pPr>
        <w:pStyle w:val="UserGuider"/>
      </w:pPr>
      <w:r>
        <w:t xml:space="preserve">This function saves the </w:t>
      </w:r>
      <w:proofErr w:type="spellStart"/>
      <w:r>
        <w:t>TermMap</w:t>
      </w:r>
      <w:proofErr w:type="spellEnd"/>
      <w:r>
        <w:t xml:space="preserve"> and </w:t>
      </w:r>
      <w:proofErr w:type="spellStart"/>
      <w:r>
        <w:t>WFControl</w:t>
      </w:r>
      <w:proofErr w:type="spellEnd"/>
      <w:r>
        <w:t xml:space="preserve"> data associated with a TAG string to CSV files. It takes a TAG string</w:t>
      </w:r>
      <w:r>
        <w:rPr>
          <w:spacing w:val="-14"/>
        </w:rPr>
        <w:t xml:space="preserve"> </w:t>
      </w:r>
      <w:r>
        <w:t>and</w:t>
      </w:r>
      <w:r>
        <w:rPr>
          <w:spacing w:val="-14"/>
        </w:rPr>
        <w:t xml:space="preserve"> </w:t>
      </w:r>
      <w:r>
        <w:t xml:space="preserve">a path as input. First, it retrieves the corresponding </w:t>
      </w:r>
      <w:proofErr w:type="spellStart"/>
      <w:r>
        <w:t>WFControl</w:t>
      </w:r>
      <w:proofErr w:type="spellEnd"/>
      <w:r>
        <w:t xml:space="preserve"> data using the </w:t>
      </w:r>
      <w:proofErr w:type="spellStart"/>
      <w:r>
        <w:rPr>
          <w:rFonts w:ascii="Courier New"/>
        </w:rPr>
        <w:t>get_tag</w:t>
      </w:r>
      <w:proofErr w:type="spellEnd"/>
      <w:r>
        <w:rPr>
          <w:rFonts w:ascii="Courier New"/>
          <w:spacing w:val="-30"/>
        </w:rPr>
        <w:t xml:space="preserve"> </w:t>
      </w:r>
      <w:r>
        <w:t xml:space="preserve">function. Then, it retrieves the </w:t>
      </w:r>
      <w:proofErr w:type="spellStart"/>
      <w:r>
        <w:t>TermMap</w:t>
      </w:r>
      <w:proofErr w:type="spellEnd"/>
      <w:r>
        <w:t xml:space="preserve"> data related to the connector IDs in the </w:t>
      </w:r>
      <w:proofErr w:type="spellStart"/>
      <w:r>
        <w:t>WFControl</w:t>
      </w:r>
      <w:proofErr w:type="spellEnd"/>
      <w:r>
        <w:t xml:space="preserve"> data. Finally, it saves both the </w:t>
      </w:r>
      <w:proofErr w:type="spellStart"/>
      <w:r>
        <w:t>TermMap</w:t>
      </w:r>
      <w:proofErr w:type="spellEnd"/>
      <w:r>
        <w:rPr>
          <w:spacing w:val="-4"/>
        </w:rPr>
        <w:t xml:space="preserve"> </w:t>
      </w:r>
      <w:r>
        <w:t>and</w:t>
      </w:r>
      <w:r>
        <w:rPr>
          <w:spacing w:val="-4"/>
        </w:rPr>
        <w:t xml:space="preserve"> </w:t>
      </w:r>
      <w:proofErr w:type="spellStart"/>
      <w:r>
        <w:t>WFControl</w:t>
      </w:r>
      <w:proofErr w:type="spellEnd"/>
      <w:r>
        <w:rPr>
          <w:spacing w:val="-4"/>
        </w:rPr>
        <w:t xml:space="preserve"> </w:t>
      </w:r>
      <w:r>
        <w:t>data</w:t>
      </w:r>
      <w:r>
        <w:rPr>
          <w:spacing w:val="-4"/>
        </w:rPr>
        <w:t xml:space="preserve"> </w:t>
      </w:r>
      <w:r>
        <w:t>to</w:t>
      </w:r>
      <w:r>
        <w:rPr>
          <w:spacing w:val="-4"/>
        </w:rPr>
        <w:t xml:space="preserve"> </w:t>
      </w:r>
      <w:r>
        <w:t>separate</w:t>
      </w:r>
      <w:r>
        <w:rPr>
          <w:spacing w:val="-4"/>
        </w:rPr>
        <w:t xml:space="preserve"> </w:t>
      </w:r>
      <w:r>
        <w:t>compressed</w:t>
      </w:r>
      <w:r>
        <w:rPr>
          <w:spacing w:val="-4"/>
        </w:rPr>
        <w:t xml:space="preserve"> </w:t>
      </w:r>
      <w:r>
        <w:t>CSV</w:t>
      </w:r>
      <w:r>
        <w:rPr>
          <w:spacing w:val="-4"/>
        </w:rPr>
        <w:t xml:space="preserve"> </w:t>
      </w:r>
      <w:r>
        <w:t>files</w:t>
      </w:r>
      <w:r>
        <w:rPr>
          <w:spacing w:val="-4"/>
        </w:rPr>
        <w:t xml:space="preserve"> </w:t>
      </w:r>
      <w:r>
        <w:t>in</w:t>
      </w:r>
      <w:r>
        <w:rPr>
          <w:spacing w:val="-4"/>
        </w:rPr>
        <w:t xml:space="preserve"> </w:t>
      </w:r>
      <w:r>
        <w:t>the</w:t>
      </w:r>
      <w:r>
        <w:rPr>
          <w:spacing w:val="-4"/>
        </w:rPr>
        <w:t xml:space="preserve"> </w:t>
      </w:r>
      <w:r>
        <w:t>specified</w:t>
      </w:r>
      <w:r>
        <w:rPr>
          <w:spacing w:val="-4"/>
        </w:rPr>
        <w:t xml:space="preserve"> </w:t>
      </w:r>
      <w:r>
        <w:t>path.</w:t>
      </w:r>
      <w:r>
        <w:rPr>
          <w:spacing w:val="-4"/>
        </w:rPr>
        <w:t xml:space="preserve"> </w:t>
      </w:r>
      <w:r>
        <w:t>The</w:t>
      </w:r>
      <w:r>
        <w:rPr>
          <w:spacing w:val="-4"/>
        </w:rPr>
        <w:t xml:space="preserve"> </w:t>
      </w:r>
      <w:r>
        <w:t>function</w:t>
      </w:r>
      <w:r>
        <w:rPr>
          <w:spacing w:val="-4"/>
        </w:rPr>
        <w:t xml:space="preserve"> </w:t>
      </w:r>
      <w:r>
        <w:t>returns</w:t>
      </w:r>
      <w:r>
        <w:rPr>
          <w:spacing w:val="-4"/>
        </w:rPr>
        <w:t xml:space="preserve"> </w:t>
      </w:r>
      <w:r>
        <w:t>True</w:t>
      </w:r>
      <w:r>
        <w:rPr>
          <w:spacing w:val="-4"/>
        </w:rPr>
        <w:t xml:space="preserve"> </w:t>
      </w:r>
      <w:r>
        <w:t>if the files were successfully created and False otherwise.</w:t>
      </w:r>
    </w:p>
    <w:p w14:paraId="7CF13BF3" w14:textId="4D95DB5A" w:rsidR="00BD3F5A" w:rsidRDefault="00BD3F5A" w:rsidP="006C65BB">
      <w:pPr>
        <w:pStyle w:val="UserGuider"/>
      </w:pPr>
    </w:p>
    <w:p w14:paraId="090CF220" w14:textId="5327EB92" w:rsidR="00BD3F5A" w:rsidRPr="00BD3F5A" w:rsidRDefault="00BD3F5A" w:rsidP="006C65BB">
      <w:pPr>
        <w:pStyle w:val="UserGuider"/>
      </w:pPr>
      <w:r w:rsidRPr="00BD3F5A">
        <w:t>Parameters File</w:t>
      </w:r>
    </w:p>
    <w:p w14:paraId="29D1BF0E" w14:textId="77777777" w:rsidR="00BD3F5A" w:rsidRPr="00BD3F5A" w:rsidRDefault="00BD3F5A" w:rsidP="00BD3F5A">
      <w:pPr>
        <w:pStyle w:val="code2"/>
      </w:pPr>
      <w:proofErr w:type="spellStart"/>
      <w:proofErr w:type="gramStart"/>
      <w:r w:rsidRPr="00BD3F5A">
        <w:t>ge.filter</w:t>
      </w:r>
      <w:proofErr w:type="gramEnd"/>
      <w:r w:rsidRPr="00BD3F5A">
        <w:t>.parameters_file</w:t>
      </w:r>
      <w:proofErr w:type="spellEnd"/>
      <w:r w:rsidRPr="00BD3F5A">
        <w:rPr>
          <w:spacing w:val="-65"/>
        </w:rPr>
        <w:t xml:space="preserve"> </w:t>
      </w:r>
      <w:r w:rsidRPr="00BD3F5A">
        <w:rPr>
          <w:spacing w:val="-2"/>
        </w:rPr>
        <w:t>(path</w:t>
      </w:r>
      <w:r w:rsidRPr="00BD3F5A">
        <w:rPr>
          <w:color w:val="2F2F2F"/>
          <w:spacing w:val="-2"/>
        </w:rPr>
        <w:t>=</w:t>
      </w:r>
      <w:r w:rsidRPr="00BD3F5A">
        <w:rPr>
          <w:spacing w:val="-2"/>
        </w:rPr>
        <w:t>None)</w:t>
      </w:r>
    </w:p>
    <w:p w14:paraId="5608D01E" w14:textId="77777777" w:rsidR="00BD3F5A" w:rsidRDefault="00BD3F5A" w:rsidP="006C65BB">
      <w:pPr>
        <w:pStyle w:val="UserGuider"/>
      </w:pPr>
      <w:r>
        <w:t xml:space="preserve">Generates a model file to be used as a parameter file in query </w:t>
      </w:r>
      <w:r>
        <w:rPr>
          <w:spacing w:val="-2"/>
        </w:rPr>
        <w:t>functions</w:t>
      </w:r>
    </w:p>
    <w:p w14:paraId="4246693A" w14:textId="75BAF350" w:rsidR="00BD3F5A" w:rsidRDefault="00BD3F5A" w:rsidP="006C65BB">
      <w:pPr>
        <w:pStyle w:val="UserGuider"/>
        <w:numPr>
          <w:ilvl w:val="0"/>
          <w:numId w:val="44"/>
        </w:numPr>
      </w:pPr>
      <w:r w:rsidRPr="00BD3F5A">
        <w:rPr>
          <w:rFonts w:ascii="Courier New" w:hAnsi="Courier New"/>
        </w:rPr>
        <w:t>path</w:t>
      </w:r>
      <w:r w:rsidRPr="00BD3F5A">
        <w:rPr>
          <w:b/>
        </w:rPr>
        <w:t>:</w:t>
      </w:r>
      <w:r>
        <w:rPr>
          <w:b/>
        </w:rPr>
        <w:t xml:space="preserve"> </w:t>
      </w:r>
      <w:r>
        <w:t xml:space="preserve">path where the file will be </w:t>
      </w:r>
      <w:r w:rsidRPr="00BD3F5A">
        <w:rPr>
          <w:spacing w:val="-2"/>
        </w:rPr>
        <w:t>generated.</w:t>
      </w:r>
    </w:p>
    <w:p w14:paraId="02A7F429" w14:textId="77777777" w:rsidR="00BD3F5A" w:rsidRDefault="00BD3F5A" w:rsidP="006C65BB">
      <w:pPr>
        <w:pStyle w:val="UserGuider"/>
      </w:pPr>
      <w:r>
        <w:t>In the file structure, new lines for the index filter can be included with additional values, and each filter line must contain only a single value. The output index and path must be unique, as they will be applied to the entire corresponding field (parameter).</w:t>
      </w:r>
    </w:p>
    <w:p w14:paraId="004E8CDC" w14:textId="77777777" w:rsidR="00BD3F5A" w:rsidRDefault="00BD3F5A" w:rsidP="006C65BB">
      <w:pPr>
        <w:pStyle w:val="UserGuider"/>
      </w:pPr>
      <w:r>
        <w:t xml:space="preserve">In the example below, let’s select all terms from two data sources from a single group. Also, the </w:t>
      </w:r>
      <w:proofErr w:type="spellStart"/>
      <w:r>
        <w:t>Datasource</w:t>
      </w:r>
      <w:proofErr w:type="spellEnd"/>
      <w:r>
        <w:t xml:space="preserve"> and Connector fields will be aggregated and will not appear on the results:</w:t>
      </w:r>
    </w:p>
    <w:p w14:paraId="66977BC4" w14:textId="77777777" w:rsidR="00BD3F5A" w:rsidRDefault="00BD3F5A" w:rsidP="00BD3F5A">
      <w:pPr>
        <w:pStyle w:val="code2"/>
      </w:pPr>
      <w:proofErr w:type="spellStart"/>
      <w:proofErr w:type="gramStart"/>
      <w:r>
        <w:t>index,parameter</w:t>
      </w:r>
      <w:proofErr w:type="gramEnd"/>
      <w:r>
        <w:t>,value</w:t>
      </w:r>
      <w:proofErr w:type="spellEnd"/>
      <w:r>
        <w:t xml:space="preserve"> </w:t>
      </w:r>
    </w:p>
    <w:p w14:paraId="424F1F27" w14:textId="77777777" w:rsidR="00BD3F5A" w:rsidRDefault="00BD3F5A" w:rsidP="00BD3F5A">
      <w:pPr>
        <w:pStyle w:val="code2"/>
      </w:pPr>
      <w:proofErr w:type="gramStart"/>
      <w:r>
        <w:t>filter,datasource</w:t>
      </w:r>
      <w:proofErr w:type="gramEnd"/>
      <w:r>
        <w:t xml:space="preserve">,ds_01 </w:t>
      </w:r>
    </w:p>
    <w:p w14:paraId="4BB520E0" w14:textId="77777777" w:rsidR="00BD3F5A" w:rsidRDefault="00BD3F5A" w:rsidP="00BD3F5A">
      <w:pPr>
        <w:pStyle w:val="code2"/>
      </w:pPr>
      <w:proofErr w:type="gramStart"/>
      <w:r>
        <w:t>filter,datasource</w:t>
      </w:r>
      <w:proofErr w:type="gramEnd"/>
      <w:r>
        <w:t xml:space="preserve">,ds_02 </w:t>
      </w:r>
    </w:p>
    <w:p w14:paraId="6AF75423" w14:textId="77777777" w:rsidR="00BD3F5A" w:rsidRDefault="00BD3F5A" w:rsidP="00BD3F5A">
      <w:pPr>
        <w:pStyle w:val="code2"/>
      </w:pPr>
      <w:proofErr w:type="spellStart"/>
      <w:proofErr w:type="gramStart"/>
      <w:r>
        <w:t>filter,connector</w:t>
      </w:r>
      <w:proofErr w:type="spellEnd"/>
      <w:proofErr w:type="gramEnd"/>
      <w:r>
        <w:t xml:space="preserve">, </w:t>
      </w:r>
    </w:p>
    <w:p w14:paraId="670B852F" w14:textId="77777777" w:rsidR="00BD3F5A" w:rsidRDefault="00BD3F5A" w:rsidP="00BD3F5A">
      <w:pPr>
        <w:pStyle w:val="code2"/>
      </w:pPr>
      <w:proofErr w:type="spellStart"/>
      <w:proofErr w:type="gramStart"/>
      <w:r>
        <w:t>filter,term</w:t>
      </w:r>
      <w:proofErr w:type="gramEnd"/>
      <w:r>
        <w:t>_group,Chemical</w:t>
      </w:r>
      <w:proofErr w:type="spellEnd"/>
      <w:r>
        <w:t xml:space="preserve"> </w:t>
      </w:r>
    </w:p>
    <w:p w14:paraId="0E9A08D7" w14:textId="77777777" w:rsidR="00BD3F5A" w:rsidRDefault="00BD3F5A" w:rsidP="00BD3F5A">
      <w:pPr>
        <w:pStyle w:val="code2"/>
      </w:pPr>
      <w:proofErr w:type="spellStart"/>
      <w:proofErr w:type="gramStart"/>
      <w:r>
        <w:t>filter,term</w:t>
      </w:r>
      <w:proofErr w:type="gramEnd"/>
      <w:r>
        <w:t>_category</w:t>
      </w:r>
      <w:proofErr w:type="spellEnd"/>
      <w:r>
        <w:t xml:space="preserve">, </w:t>
      </w:r>
    </w:p>
    <w:p w14:paraId="4CD2A56E" w14:textId="77777777" w:rsidR="00BD3F5A" w:rsidRDefault="00BD3F5A" w:rsidP="00BD3F5A">
      <w:pPr>
        <w:pStyle w:val="code2"/>
      </w:pPr>
      <w:proofErr w:type="spellStart"/>
      <w:proofErr w:type="gramStart"/>
      <w:r>
        <w:t>filter,word</w:t>
      </w:r>
      <w:proofErr w:type="spellEnd"/>
      <w:proofErr w:type="gramEnd"/>
      <w:r>
        <w:t xml:space="preserve">, </w:t>
      </w:r>
    </w:p>
    <w:p w14:paraId="3EDFA112" w14:textId="77777777" w:rsidR="00BD3F5A" w:rsidRDefault="00BD3F5A" w:rsidP="00BD3F5A">
      <w:pPr>
        <w:pStyle w:val="code2"/>
      </w:pPr>
      <w:proofErr w:type="spellStart"/>
      <w:proofErr w:type="gramStart"/>
      <w:r>
        <w:lastRenderedPageBreak/>
        <w:t>output,datasource</w:t>
      </w:r>
      <w:proofErr w:type="gramEnd"/>
      <w:r>
        <w:t>,no</w:t>
      </w:r>
      <w:proofErr w:type="spellEnd"/>
      <w:r>
        <w:t xml:space="preserve"> </w:t>
      </w:r>
    </w:p>
    <w:p w14:paraId="5189279D" w14:textId="77777777" w:rsidR="00BD3F5A" w:rsidRDefault="00BD3F5A" w:rsidP="00BD3F5A">
      <w:pPr>
        <w:pStyle w:val="code2"/>
      </w:pPr>
      <w:proofErr w:type="spellStart"/>
      <w:proofErr w:type="gramStart"/>
      <w:r>
        <w:t>output,connector</w:t>
      </w:r>
      <w:proofErr w:type="gramEnd"/>
      <w:r>
        <w:t>,no</w:t>
      </w:r>
      <w:proofErr w:type="spellEnd"/>
      <w:r>
        <w:t xml:space="preserve"> </w:t>
      </w:r>
    </w:p>
    <w:p w14:paraId="3CEF043F" w14:textId="77777777" w:rsidR="00BD3F5A" w:rsidRDefault="00BD3F5A" w:rsidP="00BD3F5A">
      <w:pPr>
        <w:pStyle w:val="code2"/>
      </w:pPr>
      <w:proofErr w:type="spellStart"/>
      <w:proofErr w:type="gramStart"/>
      <w:r>
        <w:t>output,term</w:t>
      </w:r>
      <w:proofErr w:type="gramEnd"/>
      <w:r>
        <w:t>_group</w:t>
      </w:r>
      <w:proofErr w:type="spellEnd"/>
      <w:r>
        <w:t xml:space="preserve">, </w:t>
      </w:r>
    </w:p>
    <w:p w14:paraId="09CAA388" w14:textId="77777777" w:rsidR="00BD3F5A" w:rsidRDefault="00BD3F5A" w:rsidP="00BD3F5A">
      <w:pPr>
        <w:pStyle w:val="code2"/>
      </w:pPr>
      <w:proofErr w:type="spellStart"/>
      <w:proofErr w:type="gramStart"/>
      <w:r>
        <w:t>output,term</w:t>
      </w:r>
      <w:proofErr w:type="gramEnd"/>
      <w:r>
        <w:t>_category</w:t>
      </w:r>
      <w:proofErr w:type="spellEnd"/>
      <w:r>
        <w:t xml:space="preserve">, </w:t>
      </w:r>
    </w:p>
    <w:p w14:paraId="47B881F8" w14:textId="77777777" w:rsidR="00BD3F5A" w:rsidRDefault="00BD3F5A" w:rsidP="00BD3F5A">
      <w:pPr>
        <w:pStyle w:val="code2"/>
      </w:pPr>
      <w:proofErr w:type="spellStart"/>
      <w:proofErr w:type="gramStart"/>
      <w:r>
        <w:t>output,term</w:t>
      </w:r>
      <w:proofErr w:type="spellEnd"/>
      <w:proofErr w:type="gramEnd"/>
      <w:r>
        <w:t xml:space="preserve">, </w:t>
      </w:r>
    </w:p>
    <w:p w14:paraId="607E7DBC" w14:textId="3DF0534D" w:rsidR="00BD3F5A" w:rsidRDefault="00BD3F5A" w:rsidP="00BD3F5A">
      <w:pPr>
        <w:pStyle w:val="code2"/>
      </w:pPr>
      <w:proofErr w:type="spellStart"/>
      <w:proofErr w:type="gramStart"/>
      <w:r>
        <w:t>output,word</w:t>
      </w:r>
      <w:proofErr w:type="gramEnd"/>
      <w:r>
        <w:t>,no</w:t>
      </w:r>
      <w:proofErr w:type="spellEnd"/>
    </w:p>
    <w:p w14:paraId="6FAA6D68" w14:textId="77777777" w:rsidR="00BD3F5A" w:rsidRDefault="00BD3F5A" w:rsidP="00BD3F5A">
      <w:pPr>
        <w:pStyle w:val="code2"/>
      </w:pPr>
      <w:proofErr w:type="spellStart"/>
      <w:proofErr w:type="gramStart"/>
      <w:r>
        <w:t>path,path</w:t>
      </w:r>
      <w:proofErr w:type="spellEnd"/>
      <w:proofErr w:type="gramEnd"/>
      <w:r>
        <w:t>,/../output_file.csv</w:t>
      </w:r>
    </w:p>
    <w:p w14:paraId="78340FBC" w14:textId="77777777" w:rsidR="00BD3F5A" w:rsidRDefault="00BD3F5A" w:rsidP="00BD3F5A">
      <w:pPr>
        <w:pStyle w:val="BodyText"/>
        <w:spacing w:before="3"/>
        <w:ind w:left="520"/>
        <w:rPr>
          <w:rFonts w:ascii="Courier New"/>
          <w:sz w:val="14"/>
        </w:rPr>
      </w:pPr>
    </w:p>
    <w:p w14:paraId="004CA14D" w14:textId="77777777" w:rsidR="00BD3F5A" w:rsidRDefault="00BD3F5A" w:rsidP="006C65BB">
      <w:pPr>
        <w:pStyle w:val="UserGuider"/>
      </w:pPr>
      <w:r>
        <w:t xml:space="preserve">It </w:t>
      </w:r>
      <w:del w:id="96" w:author="Palmiero, Nikki" w:date="2023-06-27T13:31:00Z">
        <w:r w:rsidDel="000D519E">
          <w:delText>return</w:delText>
        </w:r>
      </w:del>
      <w:ins w:id="97" w:author="Palmiero, Nikki" w:date="2023-06-27T13:31:00Z">
        <w:r>
          <w:t>returns</w:t>
        </w:r>
      </w:ins>
      <w:r>
        <w:t xml:space="preserve"> a </w:t>
      </w:r>
      <w:proofErr w:type="spellStart"/>
      <w:r>
        <w:t>boolean</w:t>
      </w:r>
      <w:proofErr w:type="spellEnd"/>
      <w:r>
        <w:t xml:space="preserve"> value if the file was </w:t>
      </w:r>
      <w:r w:rsidRPr="00A21774">
        <w:t>created</w:t>
      </w:r>
    </w:p>
    <w:p w14:paraId="16D4C025" w14:textId="77777777" w:rsidR="00BD3F5A" w:rsidRDefault="00BD3F5A" w:rsidP="00BD3F5A">
      <w:pPr>
        <w:pStyle w:val="BodyText"/>
        <w:spacing w:before="3"/>
        <w:rPr>
          <w:sz w:val="14"/>
        </w:rPr>
      </w:pPr>
    </w:p>
    <w:p w14:paraId="7ADC159E" w14:textId="77777777" w:rsidR="00BD3F5A" w:rsidRPr="00D42EAC" w:rsidRDefault="00BD3F5A" w:rsidP="006C65BB">
      <w:pPr>
        <w:pStyle w:val="UserGuider"/>
        <w:rPr>
          <w:sz w:val="15"/>
        </w:rPr>
      </w:pPr>
      <w:r>
        <w:t>E</w:t>
      </w:r>
      <w:r w:rsidRPr="00D42EAC">
        <w:t>xample</w:t>
      </w:r>
    </w:p>
    <w:p w14:paraId="68365639" w14:textId="77777777" w:rsidR="00BD3F5A" w:rsidRDefault="00BD3F5A" w:rsidP="00BD3F5A">
      <w:pPr>
        <w:pStyle w:val="code2"/>
      </w:pPr>
      <w:r>
        <w:t>from</w:t>
      </w:r>
      <w:r>
        <w:rPr>
          <w:spacing w:val="-11"/>
        </w:rPr>
        <w:t xml:space="preserve"> </w:t>
      </w:r>
      <w:r>
        <w:t>igem.ge</w:t>
      </w:r>
      <w:r>
        <w:rPr>
          <w:spacing w:val="-11"/>
        </w:rPr>
        <w:t xml:space="preserve"> </w:t>
      </w:r>
      <w:r>
        <w:t>import</w:t>
      </w:r>
      <w:r>
        <w:rPr>
          <w:spacing w:val="-11"/>
        </w:rPr>
        <w:t xml:space="preserve"> </w:t>
      </w:r>
      <w:r>
        <w:t xml:space="preserve">filter </w:t>
      </w:r>
      <w:proofErr w:type="spellStart"/>
      <w:proofErr w:type="gramStart"/>
      <w:r>
        <w:rPr>
          <w:spacing w:val="-2"/>
        </w:rPr>
        <w:t>filter.parameters</w:t>
      </w:r>
      <w:proofErr w:type="gramEnd"/>
      <w:r>
        <w:rPr>
          <w:spacing w:val="-2"/>
        </w:rPr>
        <w:t>_file</w:t>
      </w:r>
      <w:proofErr w:type="spellEnd"/>
      <w:r>
        <w:rPr>
          <w:spacing w:val="-2"/>
        </w:rPr>
        <w:t>(</w:t>
      </w:r>
    </w:p>
    <w:p w14:paraId="0796B67B" w14:textId="77777777" w:rsidR="00BD3F5A" w:rsidRDefault="00BD3F5A" w:rsidP="00BD3F5A">
      <w:pPr>
        <w:pStyle w:val="code2"/>
      </w:pPr>
      <w:r>
        <w:rPr>
          <w:spacing w:val="-2"/>
        </w:rPr>
        <w:t>path=</w:t>
      </w:r>
      <w:proofErr w:type="gramStart"/>
      <w:r>
        <w:rPr>
          <w:spacing w:val="-2"/>
        </w:rPr>
        <w:t>"..</w:t>
      </w:r>
      <w:proofErr w:type="gramEnd"/>
      <w:r>
        <w:rPr>
          <w:spacing w:val="-2"/>
        </w:rPr>
        <w:t>/../folder"</w:t>
      </w:r>
    </w:p>
    <w:p w14:paraId="3BE34422" w14:textId="77777777" w:rsidR="00BD3F5A" w:rsidRDefault="00BD3F5A" w:rsidP="00BD3F5A">
      <w:pPr>
        <w:pStyle w:val="code2"/>
      </w:pPr>
      <w:r>
        <w:t>)</w:t>
      </w:r>
    </w:p>
    <w:p w14:paraId="3D852B7D" w14:textId="18B98FB7" w:rsidR="00BD3F5A" w:rsidRPr="008044E8" w:rsidRDefault="00BD3F5A" w:rsidP="006C65BB">
      <w:pPr>
        <w:pStyle w:val="UserGuider"/>
      </w:pPr>
      <w:r>
        <w:t xml:space="preserve">This function generates a file template with parameters created in the specified </w:t>
      </w:r>
      <w:r w:rsidRPr="00A21774">
        <w:t>path</w:t>
      </w:r>
    </w:p>
    <w:p w14:paraId="614C98EE" w14:textId="77777777" w:rsidR="00696A83" w:rsidRDefault="00696A83">
      <w:pPr>
        <w:rPr>
          <w:rFonts w:asciiTheme="majorHAnsi" w:eastAsiaTheme="majorEastAsia" w:hAnsiTheme="majorHAnsi" w:cstheme="majorBidi"/>
          <w:color w:val="2F5496" w:themeColor="accent1" w:themeShade="BF"/>
          <w:sz w:val="32"/>
          <w:szCs w:val="32"/>
        </w:rPr>
      </w:pPr>
      <w:r>
        <w:br w:type="page"/>
      </w:r>
    </w:p>
    <w:p w14:paraId="48ABB3A5" w14:textId="45008A43" w:rsidR="00CB2ADE" w:rsidRPr="006C65BB" w:rsidRDefault="00CB2ADE" w:rsidP="00CB2ADE">
      <w:pPr>
        <w:pStyle w:val="Heading1"/>
      </w:pPr>
      <w:bookmarkStart w:id="98" w:name="_Toc139042883"/>
      <w:r w:rsidRPr="006C65BB">
        <w:lastRenderedPageBreak/>
        <w:t>EPC Application</w:t>
      </w:r>
      <w:bookmarkEnd w:id="98"/>
    </w:p>
    <w:p w14:paraId="40C4F8B1" w14:textId="1EE5E8AD" w:rsidR="003E6270" w:rsidRDefault="003E6270" w:rsidP="006C65BB">
      <w:pPr>
        <w:pStyle w:val="UserGuider"/>
      </w:pPr>
      <w:r>
        <w:t>The EPC (Extend Process Call) module in the IGEM software provides a comprehensive set of functionalities that enable users to create an end-to-end pipeline for data analysis. This module offers various tools and functions to load external datasets, perform data description, and modify the data to adapt it to different types of analyses such as</w:t>
      </w:r>
      <w:r>
        <w:rPr>
          <w:spacing w:val="-5"/>
        </w:rPr>
        <w:t xml:space="preserve"> </w:t>
      </w:r>
      <w:r>
        <w:t>EWAS,</w:t>
      </w:r>
      <w:r>
        <w:rPr>
          <w:spacing w:val="-5"/>
        </w:rPr>
        <w:t xml:space="preserve"> </w:t>
      </w:r>
      <w:r>
        <w:t>Association</w:t>
      </w:r>
      <w:r>
        <w:rPr>
          <w:spacing w:val="-5"/>
        </w:rPr>
        <w:t xml:space="preserve"> </w:t>
      </w:r>
      <w:r>
        <w:t>Study,</w:t>
      </w:r>
      <w:r>
        <w:rPr>
          <w:spacing w:val="-5"/>
        </w:rPr>
        <w:t xml:space="preserve"> </w:t>
      </w:r>
      <w:r>
        <w:t>and</w:t>
      </w:r>
      <w:r>
        <w:rPr>
          <w:spacing w:val="-5"/>
        </w:rPr>
        <w:t xml:space="preserve"> </w:t>
      </w:r>
      <w:proofErr w:type="spellStart"/>
      <w:r>
        <w:t>ExE</w:t>
      </w:r>
      <w:proofErr w:type="spellEnd"/>
      <w:r>
        <w:rPr>
          <w:spacing w:val="-5"/>
        </w:rPr>
        <w:t xml:space="preserve"> </w:t>
      </w:r>
      <w:r>
        <w:t>Pairwise</w:t>
      </w:r>
      <w:r>
        <w:rPr>
          <w:spacing w:val="-5"/>
        </w:rPr>
        <w:t xml:space="preserve"> </w:t>
      </w:r>
      <w:r>
        <w:t>analysis.</w:t>
      </w:r>
      <w:r>
        <w:rPr>
          <w:spacing w:val="-5"/>
        </w:rPr>
        <w:t xml:space="preserve"> </w:t>
      </w:r>
      <w:r>
        <w:t>Here</w:t>
      </w:r>
      <w:r>
        <w:rPr>
          <w:spacing w:val="-5"/>
        </w:rPr>
        <w:t xml:space="preserve"> </w:t>
      </w:r>
      <w:r>
        <w:t>is</w:t>
      </w:r>
      <w:r>
        <w:rPr>
          <w:spacing w:val="-5"/>
        </w:rPr>
        <w:t xml:space="preserve"> </w:t>
      </w:r>
      <w:r>
        <w:t>an</w:t>
      </w:r>
      <w:r>
        <w:rPr>
          <w:spacing w:val="-5"/>
        </w:rPr>
        <w:t xml:space="preserve"> </w:t>
      </w:r>
      <w:r>
        <w:t>overview</w:t>
      </w:r>
      <w:r>
        <w:rPr>
          <w:spacing w:val="-5"/>
        </w:rPr>
        <w:t xml:space="preserve"> </w:t>
      </w:r>
      <w:r>
        <w:t>of</w:t>
      </w:r>
      <w:r>
        <w:rPr>
          <w:spacing w:val="-5"/>
        </w:rPr>
        <w:t xml:space="preserve"> </w:t>
      </w:r>
      <w:r>
        <w:t>the</w:t>
      </w:r>
      <w:r>
        <w:rPr>
          <w:spacing w:val="-5"/>
        </w:rPr>
        <w:t xml:space="preserve"> </w:t>
      </w:r>
      <w:r>
        <w:t>key</w:t>
      </w:r>
      <w:r>
        <w:rPr>
          <w:spacing w:val="-5"/>
        </w:rPr>
        <w:t xml:space="preserve"> </w:t>
      </w:r>
      <w:r>
        <w:t>functionalities</w:t>
      </w:r>
      <w:r>
        <w:rPr>
          <w:spacing w:val="-5"/>
        </w:rPr>
        <w:t xml:space="preserve"> </w:t>
      </w:r>
      <w:r>
        <w:t>offered</w:t>
      </w:r>
      <w:r>
        <w:rPr>
          <w:spacing w:val="-5"/>
        </w:rPr>
        <w:t xml:space="preserve"> </w:t>
      </w:r>
      <w:r>
        <w:t>by</w:t>
      </w:r>
      <w:r>
        <w:rPr>
          <w:spacing w:val="-5"/>
        </w:rPr>
        <w:t xml:space="preserve"> </w:t>
      </w:r>
      <w:r>
        <w:t>the EPC module</w:t>
      </w:r>
    </w:p>
    <w:p w14:paraId="751BE5FF" w14:textId="77777777" w:rsidR="003E6270" w:rsidRPr="003E6270" w:rsidRDefault="003E6270" w:rsidP="003E6270"/>
    <w:p w14:paraId="4E0F1231" w14:textId="07F87E0C" w:rsidR="00564686" w:rsidRDefault="00564686" w:rsidP="00564686">
      <w:pPr>
        <w:pStyle w:val="Heading2"/>
      </w:pPr>
      <w:bookmarkStart w:id="99" w:name="_Toc139042884"/>
      <w:r w:rsidRPr="003E6270">
        <w:t>Data Load</w:t>
      </w:r>
      <w:bookmarkEnd w:id="99"/>
    </w:p>
    <w:p w14:paraId="57AD5183" w14:textId="77777777" w:rsidR="003E6270" w:rsidRDefault="003E6270" w:rsidP="006C65BB">
      <w:pPr>
        <w:pStyle w:val="UserGuider"/>
      </w:pPr>
      <w:r>
        <w:t>Allows users to seamlessly load external datasets into the script. It supports loading data from CSV and TSV files.</w:t>
      </w:r>
      <w:r>
        <w:rPr>
          <w:spacing w:val="40"/>
        </w:rPr>
        <w:t xml:space="preserve"> </w:t>
      </w:r>
      <w:r>
        <w:t>This functionality enables researchers to integrate their data with the IGEM ecosystem for further analysis.</w:t>
      </w:r>
    </w:p>
    <w:p w14:paraId="2F1CEA87" w14:textId="77777777" w:rsidR="003E6270" w:rsidRDefault="003E6270" w:rsidP="006C65BB">
      <w:pPr>
        <w:pStyle w:val="UserGuider"/>
      </w:pPr>
      <w:r>
        <w:t xml:space="preserve">In the above example, the </w:t>
      </w:r>
      <w:proofErr w:type="spellStart"/>
      <w:r>
        <w:rPr>
          <w:i/>
        </w:rPr>
        <w:t>from_tsv</w:t>
      </w:r>
      <w:proofErr w:type="spellEnd"/>
      <w:r>
        <w:rPr>
          <w:i/>
        </w:rPr>
        <w:t xml:space="preserve"> </w:t>
      </w:r>
      <w:r>
        <w:t xml:space="preserve">function loads data from a tab-separated file, while the </w:t>
      </w:r>
      <w:proofErr w:type="spellStart"/>
      <w:r>
        <w:rPr>
          <w:i/>
        </w:rPr>
        <w:t>from_csv</w:t>
      </w:r>
      <w:proofErr w:type="spellEnd"/>
      <w:r>
        <w:rPr>
          <w:i/>
        </w:rPr>
        <w:t xml:space="preserve"> </w:t>
      </w:r>
      <w:r>
        <w:t xml:space="preserve">function loads data from a comma-separated file. Both functions return a </w:t>
      </w:r>
      <w:proofErr w:type="spellStart"/>
      <w:r>
        <w:t>DataFrame</w:t>
      </w:r>
      <w:proofErr w:type="spellEnd"/>
      <w:r>
        <w:t>, where the index column is used for merging. The examples demonstrate how to use these functions to load files and provide information about the number of observations and variables loaded.</w:t>
      </w:r>
    </w:p>
    <w:p w14:paraId="035E1204" w14:textId="77777777" w:rsidR="003E6270" w:rsidRPr="00B76FCB" w:rsidRDefault="003E6270" w:rsidP="003E6270">
      <w:pPr>
        <w:pStyle w:val="BodyText"/>
        <w:spacing w:before="125" w:line="360" w:lineRule="auto"/>
        <w:ind w:left="300" w:right="797"/>
        <w:jc w:val="both"/>
      </w:pPr>
      <w:r w:rsidRPr="00B76FCB">
        <w:t>Example:</w:t>
      </w:r>
    </w:p>
    <w:p w14:paraId="4AE5D62E" w14:textId="77777777" w:rsidR="003E6270" w:rsidRPr="00B76FCB" w:rsidRDefault="003E6270" w:rsidP="003E6270">
      <w:pPr>
        <w:pStyle w:val="code2"/>
      </w:pPr>
      <w:commentRangeStart w:id="100"/>
      <w:commentRangeStart w:id="101"/>
      <w:r w:rsidRPr="00B76FCB">
        <w:t xml:space="preserve">&gt;&gt;&gt; import </w:t>
      </w:r>
      <w:proofErr w:type="spellStart"/>
      <w:r w:rsidRPr="00B76FCB">
        <w:t>igem</w:t>
      </w:r>
      <w:proofErr w:type="spellEnd"/>
    </w:p>
    <w:p w14:paraId="46C1A82D" w14:textId="77777777" w:rsidR="00420B15" w:rsidRDefault="00420B15" w:rsidP="003E6270">
      <w:pPr>
        <w:pStyle w:val="code2"/>
      </w:pPr>
      <w:r>
        <w:t>&gt;&gt;</w:t>
      </w:r>
      <w:r w:rsidR="003E6270" w:rsidRPr="00B76FCB">
        <w:t xml:space="preserve">&gt; df = </w:t>
      </w:r>
      <w:proofErr w:type="spellStart"/>
      <w:proofErr w:type="gramStart"/>
      <w:r w:rsidR="003E6270" w:rsidRPr="00B76FCB">
        <w:t>igem.epc.load</w:t>
      </w:r>
      <w:proofErr w:type="gramEnd"/>
      <w:r w:rsidR="003E6270" w:rsidRPr="00B76FCB">
        <w:t>.from_tsv</w:t>
      </w:r>
      <w:proofErr w:type="spellEnd"/>
      <w:r w:rsidR="003E6270" w:rsidRPr="00B76FCB">
        <w:t>('</w:t>
      </w:r>
      <w:r w:rsidR="003E6270">
        <w:t>{your_file</w:t>
      </w:r>
      <w:r w:rsidR="003E6270" w:rsidRPr="00B76FCB">
        <w:t>.txt</w:t>
      </w:r>
      <w:r w:rsidR="003E6270">
        <w:t>}</w:t>
      </w:r>
      <w:r w:rsidR="003E6270" w:rsidRPr="00B76FCB">
        <w:t xml:space="preserve">', </w:t>
      </w:r>
    </w:p>
    <w:p w14:paraId="6E567B6C" w14:textId="0E5DAC8E" w:rsidR="003E6270" w:rsidRPr="00B76FCB" w:rsidRDefault="00420B15" w:rsidP="00420B15">
      <w:pPr>
        <w:pStyle w:val="code2"/>
        <w:ind w:left="1108"/>
      </w:pPr>
      <w:proofErr w:type="spellStart"/>
      <w:r>
        <w:t>i</w:t>
      </w:r>
      <w:r w:rsidR="003E6270" w:rsidRPr="00B76FCB">
        <w:t>ndex_col</w:t>
      </w:r>
      <w:proofErr w:type="spellEnd"/>
      <w:r w:rsidR="003E6270" w:rsidRPr="00B76FCB">
        <w:t>="</w:t>
      </w:r>
      <w:r w:rsidR="003E6270">
        <w:t>{</w:t>
      </w:r>
      <w:proofErr w:type="spellStart"/>
      <w:r w:rsidR="003E6270">
        <w:t>your_index</w:t>
      </w:r>
      <w:proofErr w:type="spellEnd"/>
      <w:r w:rsidR="003E6270">
        <w:t>}</w:t>
      </w:r>
      <w:r w:rsidR="003E6270" w:rsidRPr="00B76FCB">
        <w:t>")</w:t>
      </w:r>
    </w:p>
    <w:p w14:paraId="06C9E0D7" w14:textId="1BAFB66E" w:rsidR="003E6270" w:rsidRDefault="00420B15" w:rsidP="003E6270">
      <w:pPr>
        <w:pStyle w:val="code2"/>
      </w:pPr>
      <w:r>
        <w:t>Lo</w:t>
      </w:r>
      <w:r w:rsidR="003E6270" w:rsidRPr="00B76FCB">
        <w:t>aded 22,624 observations of 970 variables</w:t>
      </w:r>
    </w:p>
    <w:p w14:paraId="09C33C4D" w14:textId="77777777" w:rsidR="003E6270" w:rsidRDefault="003E6270" w:rsidP="003E6270">
      <w:pPr>
        <w:pStyle w:val="code2"/>
      </w:pPr>
    </w:p>
    <w:p w14:paraId="21ECFF2F" w14:textId="77777777" w:rsidR="003E6270" w:rsidRPr="00B76FCB" w:rsidRDefault="003E6270" w:rsidP="003E6270">
      <w:pPr>
        <w:pStyle w:val="code2"/>
      </w:pPr>
      <w:r w:rsidRPr="00B76FCB">
        <w:t xml:space="preserve">&gt;&gt;&gt; import </w:t>
      </w:r>
      <w:proofErr w:type="spellStart"/>
      <w:r w:rsidRPr="00B76FCB">
        <w:t>igem</w:t>
      </w:r>
      <w:proofErr w:type="spellEnd"/>
    </w:p>
    <w:p w14:paraId="0B5E83D8" w14:textId="77777777" w:rsidR="00420B15" w:rsidRDefault="00420B15" w:rsidP="003E6270">
      <w:pPr>
        <w:pStyle w:val="code2"/>
      </w:pPr>
      <w:r>
        <w:t>&gt;</w:t>
      </w:r>
      <w:r w:rsidR="003E6270" w:rsidRPr="00B76FCB">
        <w:t xml:space="preserve">&gt;&gt; df = </w:t>
      </w:r>
      <w:proofErr w:type="spellStart"/>
      <w:proofErr w:type="gramStart"/>
      <w:r w:rsidR="003E6270" w:rsidRPr="00B76FCB">
        <w:t>igem.epc.load</w:t>
      </w:r>
      <w:proofErr w:type="gramEnd"/>
      <w:r w:rsidR="003E6270" w:rsidRPr="00B76FCB">
        <w:t>.from_csv</w:t>
      </w:r>
      <w:proofErr w:type="spellEnd"/>
      <w:r w:rsidR="003E6270" w:rsidRPr="00B76FCB">
        <w:t>('</w:t>
      </w:r>
      <w:r w:rsidR="003E6270">
        <w:t>{your_file</w:t>
      </w:r>
      <w:r w:rsidR="003E6270" w:rsidRPr="00B76FCB">
        <w:t>.</w:t>
      </w:r>
      <w:r w:rsidR="003E6270">
        <w:t>csv}</w:t>
      </w:r>
      <w:r w:rsidR="003E6270" w:rsidRPr="00B76FCB">
        <w:t xml:space="preserve">, </w:t>
      </w:r>
    </w:p>
    <w:p w14:paraId="1C06842B" w14:textId="3EF6566E" w:rsidR="003E6270" w:rsidRPr="00B76FCB" w:rsidRDefault="003E6270" w:rsidP="00420B15">
      <w:pPr>
        <w:pStyle w:val="code2"/>
        <w:ind w:left="1108"/>
      </w:pPr>
      <w:proofErr w:type="spellStart"/>
      <w:r w:rsidRPr="00B76FCB">
        <w:t>index_col</w:t>
      </w:r>
      <w:proofErr w:type="spellEnd"/>
      <w:proofErr w:type="gramStart"/>
      <w:r w:rsidRPr="00B76FCB">
        <w:t>=</w:t>
      </w:r>
      <w:r>
        <w:t>”</w:t>
      </w:r>
      <w:r>
        <w:t>{</w:t>
      </w:r>
      <w:proofErr w:type="spellStart"/>
      <w:proofErr w:type="gramEnd"/>
      <w:r>
        <w:t>your_index</w:t>
      </w:r>
      <w:proofErr w:type="spellEnd"/>
      <w:r>
        <w:t>}</w:t>
      </w:r>
      <w:r w:rsidRPr="00B76FCB">
        <w:t>")</w:t>
      </w:r>
    </w:p>
    <w:p w14:paraId="41093425" w14:textId="1DB5AAB8" w:rsidR="003E6270" w:rsidRPr="00B76FCB" w:rsidRDefault="003E6270" w:rsidP="003E6270">
      <w:pPr>
        <w:pStyle w:val="code2"/>
      </w:pPr>
      <w:r w:rsidRPr="00B76FCB">
        <w:t>Loaded 22,624 observations of 970 variables</w:t>
      </w:r>
      <w:commentRangeEnd w:id="100"/>
      <w:r>
        <w:rPr>
          <w:rStyle w:val="CommentReference"/>
          <w:rFonts w:ascii="Times New Roman" w:eastAsia="Times New Roman" w:hAnsi="Times New Roman" w:cs="Times New Roman"/>
        </w:rPr>
        <w:commentReference w:id="100"/>
      </w:r>
      <w:commentRangeEnd w:id="101"/>
      <w:r>
        <w:rPr>
          <w:rStyle w:val="CommentReference"/>
          <w:rFonts w:ascii="Times New Roman" w:eastAsia="Times New Roman" w:hAnsi="Times New Roman" w:cs="Times New Roman"/>
        </w:rPr>
        <w:commentReference w:id="101"/>
      </w:r>
    </w:p>
    <w:p w14:paraId="63084D07" w14:textId="77777777" w:rsidR="003E6270" w:rsidRPr="003E6270" w:rsidRDefault="003E6270" w:rsidP="003E6270"/>
    <w:p w14:paraId="4D855884" w14:textId="424A8F51" w:rsidR="00564686" w:rsidRDefault="00564686" w:rsidP="00564686">
      <w:pPr>
        <w:pStyle w:val="Heading2"/>
      </w:pPr>
      <w:bookmarkStart w:id="102" w:name="_Toc139042885"/>
      <w:r w:rsidRPr="003E6270">
        <w:t>Data Description</w:t>
      </w:r>
      <w:bookmarkEnd w:id="102"/>
    </w:p>
    <w:p w14:paraId="72F45783" w14:textId="77777777" w:rsidR="003E6270" w:rsidRDefault="003E6270" w:rsidP="006C65BB">
      <w:pPr>
        <w:pStyle w:val="UserGuider"/>
      </w:pPr>
      <w:r>
        <w:t xml:space="preserve">Users can obtain a comprehensive description of their datasets. This includes calculating correlations between variables, generating frequency tables for categorical variables, determining data types of variables, calculating the percentage of missing values, computing skewness of variables, and generating summary statistics for variables. These descriptive statistics provide valuable insights into the dataset and help researchers understand its </w:t>
      </w:r>
      <w:r>
        <w:rPr>
          <w:spacing w:val="-2"/>
        </w:rPr>
        <w:t>characteristics.</w:t>
      </w:r>
    </w:p>
    <w:p w14:paraId="22CE40B1" w14:textId="77777777" w:rsidR="003E6270" w:rsidRPr="00B76FCB" w:rsidRDefault="003E6270" w:rsidP="003E6270">
      <w:pPr>
        <w:pStyle w:val="BodyText"/>
        <w:spacing w:before="125" w:line="360" w:lineRule="auto"/>
        <w:ind w:left="300" w:right="797"/>
        <w:jc w:val="both"/>
      </w:pPr>
      <w:r w:rsidRPr="00B76FCB">
        <w:t>Example:</w:t>
      </w:r>
    </w:p>
    <w:p w14:paraId="5D9482C4" w14:textId="3F8C8B7C" w:rsidR="003E6270" w:rsidRPr="00B76FCB" w:rsidRDefault="0010375C" w:rsidP="003E6270">
      <w:pPr>
        <w:pStyle w:val="code2"/>
      </w:pPr>
      <w:r>
        <w:t>&gt;</w:t>
      </w:r>
      <w:r w:rsidR="003E6270" w:rsidRPr="00B76FCB">
        <w:t xml:space="preserve">&gt;&gt; import </w:t>
      </w:r>
      <w:proofErr w:type="spellStart"/>
      <w:r w:rsidR="003E6270" w:rsidRPr="00B76FCB">
        <w:t>igem</w:t>
      </w:r>
      <w:proofErr w:type="spellEnd"/>
    </w:p>
    <w:p w14:paraId="25698973" w14:textId="4D344E5D" w:rsidR="003E6270" w:rsidRPr="00B76FCB" w:rsidRDefault="0010375C" w:rsidP="003E6270">
      <w:pPr>
        <w:pStyle w:val="code2"/>
      </w:pPr>
      <w:r>
        <w:t>&gt;</w:t>
      </w:r>
      <w:r w:rsidR="003E6270" w:rsidRPr="00B76FCB">
        <w:t xml:space="preserve">&gt;&gt; correlations = </w:t>
      </w:r>
      <w:proofErr w:type="spellStart"/>
      <w:proofErr w:type="gramStart"/>
      <w:r w:rsidR="003E6270" w:rsidRPr="00B76FCB">
        <w:t>igem.epc.describe</w:t>
      </w:r>
      <w:proofErr w:type="gramEnd"/>
      <w:r w:rsidR="003E6270" w:rsidRPr="00B76FCB">
        <w:t>.correlations</w:t>
      </w:r>
      <w:proofErr w:type="spellEnd"/>
      <w:r w:rsidR="003E6270" w:rsidRPr="00B76FCB">
        <w:t>(df, threshold=0.9)</w:t>
      </w:r>
    </w:p>
    <w:p w14:paraId="5CCAB800" w14:textId="1DBD2768" w:rsidR="003E6270" w:rsidRPr="00B76FCB" w:rsidRDefault="003E6270" w:rsidP="003E6270">
      <w:pPr>
        <w:pStyle w:val="code2"/>
      </w:pPr>
      <w:r w:rsidRPr="00B76FCB">
        <w:lastRenderedPageBreak/>
        <w:t xml:space="preserve">&gt;&gt;&gt; </w:t>
      </w:r>
      <w:proofErr w:type="spellStart"/>
      <w:proofErr w:type="gramStart"/>
      <w:r w:rsidRPr="00B76FCB">
        <w:t>correlations.head</w:t>
      </w:r>
      <w:proofErr w:type="spellEnd"/>
      <w:proofErr w:type="gramEnd"/>
      <w:r w:rsidRPr="00B76FCB">
        <w:t>()</w:t>
      </w:r>
    </w:p>
    <w:p w14:paraId="6801ACD1" w14:textId="34D84BB0" w:rsidR="003E6270" w:rsidRPr="00B76FCB" w:rsidRDefault="0010375C" w:rsidP="003E6270">
      <w:pPr>
        <w:pStyle w:val="code2"/>
      </w:pPr>
      <w:r>
        <w:t xml:space="preserve">                   </w:t>
      </w:r>
      <w:r w:rsidR="003E6270" w:rsidRPr="00B76FCB">
        <w:t xml:space="preserve">var1    </w:t>
      </w:r>
      <w:r>
        <w:t xml:space="preserve">  </w:t>
      </w:r>
      <w:r w:rsidR="003E6270" w:rsidRPr="00B76FCB">
        <w:t>var</w:t>
      </w:r>
      <w:proofErr w:type="gramStart"/>
      <w:r w:rsidR="003E6270" w:rsidRPr="00B76FCB">
        <w:t>2  correlation</w:t>
      </w:r>
      <w:proofErr w:type="gramEnd"/>
    </w:p>
    <w:p w14:paraId="234FBF72" w14:textId="77777777" w:rsidR="003E6270" w:rsidRPr="00B76FCB" w:rsidRDefault="003E6270" w:rsidP="003E6270">
      <w:pPr>
        <w:pStyle w:val="code2"/>
      </w:pPr>
      <w:r w:rsidRPr="00B76FCB">
        <w:t xml:space="preserve">    </w:t>
      </w:r>
      <w:proofErr w:type="gramStart"/>
      <w:r w:rsidRPr="00B76FCB">
        <w:t xml:space="preserve">0  </w:t>
      </w:r>
      <w:proofErr w:type="spellStart"/>
      <w:r w:rsidRPr="00B76FCB">
        <w:t>supplement</w:t>
      </w:r>
      <w:proofErr w:type="gramEnd"/>
      <w:r w:rsidRPr="00B76FCB">
        <w:t>_count</w:t>
      </w:r>
      <w:proofErr w:type="spellEnd"/>
      <w:r w:rsidRPr="00B76FCB">
        <w:t xml:space="preserve">  DSDCOUNT     1.000000</w:t>
      </w:r>
    </w:p>
    <w:p w14:paraId="45703302" w14:textId="77777777" w:rsidR="003E6270" w:rsidRPr="00B76FCB" w:rsidRDefault="003E6270" w:rsidP="003E6270">
      <w:pPr>
        <w:pStyle w:val="code2"/>
      </w:pPr>
      <w:r w:rsidRPr="00B76FCB">
        <w:t xml:space="preserve">    1          DR1TM</w:t>
      </w:r>
      <w:proofErr w:type="gramStart"/>
      <w:r w:rsidRPr="00B76FCB">
        <w:t>181  DR</w:t>
      </w:r>
      <w:proofErr w:type="gramEnd"/>
      <w:r w:rsidRPr="00B76FCB">
        <w:t>1TMFAT     0.997900</w:t>
      </w:r>
    </w:p>
    <w:p w14:paraId="7C61AF36" w14:textId="77777777" w:rsidR="003E6270" w:rsidRPr="00B76FCB" w:rsidRDefault="003E6270" w:rsidP="003E6270">
      <w:pPr>
        <w:pStyle w:val="code2"/>
      </w:pPr>
      <w:r w:rsidRPr="00B76FCB">
        <w:t xml:space="preserve">    2          DR1TP</w:t>
      </w:r>
      <w:proofErr w:type="gramStart"/>
      <w:r w:rsidRPr="00B76FCB">
        <w:t>182  DR</w:t>
      </w:r>
      <w:proofErr w:type="gramEnd"/>
      <w:r w:rsidRPr="00B76FCB">
        <w:t>1TPFAT     0.996172</w:t>
      </w:r>
    </w:p>
    <w:p w14:paraId="4A8BA281" w14:textId="77777777" w:rsidR="003E6270" w:rsidRPr="00B76FCB" w:rsidRDefault="003E6270" w:rsidP="003E6270">
      <w:pPr>
        <w:pStyle w:val="code2"/>
      </w:pPr>
      <w:r w:rsidRPr="00B76FCB">
        <w:t xml:space="preserve">    3          DRD370</w:t>
      </w:r>
      <w:proofErr w:type="gramStart"/>
      <w:r w:rsidRPr="00B76FCB">
        <w:t>FQ  DRD</w:t>
      </w:r>
      <w:proofErr w:type="gramEnd"/>
      <w:r w:rsidRPr="00B76FCB">
        <w:t>370UQ     0.987974</w:t>
      </w:r>
    </w:p>
    <w:p w14:paraId="69E5FA50" w14:textId="77777777" w:rsidR="003E6270" w:rsidRDefault="003E6270" w:rsidP="003E6270">
      <w:pPr>
        <w:pStyle w:val="code2"/>
      </w:pPr>
      <w:r w:rsidRPr="00B76FCB">
        <w:t xml:space="preserve">    4          DR1TS</w:t>
      </w:r>
      <w:proofErr w:type="gramStart"/>
      <w:r w:rsidRPr="00B76FCB">
        <w:t>160  DR</w:t>
      </w:r>
      <w:proofErr w:type="gramEnd"/>
      <w:r w:rsidRPr="00B76FCB">
        <w:t>1TSFAT     0.984733</w:t>
      </w:r>
    </w:p>
    <w:p w14:paraId="36C0CBE5" w14:textId="77777777" w:rsidR="003E6270" w:rsidRDefault="003E6270" w:rsidP="003E6270">
      <w:pPr>
        <w:pStyle w:val="code2"/>
      </w:pPr>
    </w:p>
    <w:p w14:paraId="1D5ADB32" w14:textId="77777777" w:rsidR="003E6270" w:rsidRPr="005B23AD" w:rsidRDefault="003E6270" w:rsidP="003E6270">
      <w:pPr>
        <w:pStyle w:val="code2"/>
      </w:pPr>
      <w:r w:rsidRPr="005B23AD">
        <w:t xml:space="preserve">&gt;&gt;&gt; </w:t>
      </w:r>
      <w:proofErr w:type="spellStart"/>
      <w:proofErr w:type="gramStart"/>
      <w:r w:rsidRPr="005B23AD">
        <w:t>igem.epc.describe</w:t>
      </w:r>
      <w:proofErr w:type="gramEnd"/>
      <w:r w:rsidRPr="005B23AD">
        <w:t>.freq_table</w:t>
      </w:r>
      <w:proofErr w:type="spellEnd"/>
      <w:r w:rsidRPr="005B23AD">
        <w:t>(df).head(n=10)</w:t>
      </w:r>
    </w:p>
    <w:p w14:paraId="4197E02F" w14:textId="1180FC5F" w:rsidR="003E6270" w:rsidRPr="005B23AD" w:rsidRDefault="003E6270" w:rsidP="003E6270">
      <w:pPr>
        <w:pStyle w:val="code2"/>
      </w:pPr>
      <w:r w:rsidRPr="005B23AD">
        <w:t xml:space="preserve">        </w:t>
      </w:r>
      <w:r w:rsidR="0010375C">
        <w:t xml:space="preserve">              </w:t>
      </w:r>
      <w:r w:rsidRPr="005B23AD">
        <w:t xml:space="preserve">variable </w:t>
      </w:r>
      <w:r w:rsidR="0010375C">
        <w:t xml:space="preserve">                    </w:t>
      </w:r>
      <w:proofErr w:type="gramStart"/>
      <w:r w:rsidRPr="005B23AD">
        <w:t>value  count</w:t>
      </w:r>
      <w:proofErr w:type="gramEnd"/>
    </w:p>
    <w:p w14:paraId="7A804ECD" w14:textId="77777777" w:rsidR="003E6270" w:rsidRPr="005B23AD" w:rsidRDefault="003E6270" w:rsidP="003E6270">
      <w:pPr>
        <w:pStyle w:val="code2"/>
      </w:pPr>
      <w:r w:rsidRPr="005B23AD">
        <w:t xml:space="preserve">    0                 SDDSRVYR                         2   4872</w:t>
      </w:r>
    </w:p>
    <w:p w14:paraId="275C059C" w14:textId="77777777" w:rsidR="003E6270" w:rsidRPr="005B23AD" w:rsidRDefault="003E6270" w:rsidP="003E6270">
      <w:pPr>
        <w:pStyle w:val="code2"/>
      </w:pPr>
      <w:r w:rsidRPr="005B23AD">
        <w:t xml:space="preserve">    1                 SDDSRVYR                         1   4191</w:t>
      </w:r>
    </w:p>
    <w:p w14:paraId="10500452" w14:textId="77777777" w:rsidR="003E6270" w:rsidRPr="005B23AD" w:rsidRDefault="003E6270" w:rsidP="003E6270">
      <w:pPr>
        <w:pStyle w:val="code2"/>
      </w:pPr>
      <w:r w:rsidRPr="005B23AD">
        <w:t xml:space="preserve">    2                   female                         1   4724</w:t>
      </w:r>
    </w:p>
    <w:p w14:paraId="68C27EAD" w14:textId="77777777" w:rsidR="003E6270" w:rsidRPr="005B23AD" w:rsidRDefault="003E6270" w:rsidP="003E6270">
      <w:pPr>
        <w:pStyle w:val="code2"/>
      </w:pPr>
      <w:r w:rsidRPr="005B23AD">
        <w:t xml:space="preserve">    3                   female                         0   4339</w:t>
      </w:r>
    </w:p>
    <w:p w14:paraId="0882983B" w14:textId="77777777" w:rsidR="003E6270" w:rsidRPr="005B23AD" w:rsidRDefault="003E6270" w:rsidP="003E6270">
      <w:pPr>
        <w:pStyle w:val="code2"/>
      </w:pPr>
      <w:r w:rsidRPr="005B23AD">
        <w:t xml:space="preserve">    </w:t>
      </w:r>
      <w:proofErr w:type="gramStart"/>
      <w:r w:rsidRPr="005B23AD">
        <w:t xml:space="preserve">4  </w:t>
      </w:r>
      <w:proofErr w:type="spellStart"/>
      <w:r w:rsidRPr="005B23AD">
        <w:t>how</w:t>
      </w:r>
      <w:proofErr w:type="gramEnd"/>
      <w:r w:rsidRPr="005B23AD">
        <w:t>_many_years_in_house</w:t>
      </w:r>
      <w:proofErr w:type="spellEnd"/>
      <w:r w:rsidRPr="005B23AD">
        <w:t xml:space="preserve">                         5   2961</w:t>
      </w:r>
    </w:p>
    <w:p w14:paraId="1516B9B2" w14:textId="77777777" w:rsidR="003E6270" w:rsidRPr="005B23AD" w:rsidRDefault="003E6270" w:rsidP="003E6270">
      <w:pPr>
        <w:pStyle w:val="code2"/>
      </w:pPr>
      <w:r w:rsidRPr="005B23AD">
        <w:t xml:space="preserve">    </w:t>
      </w:r>
      <w:proofErr w:type="gramStart"/>
      <w:r w:rsidRPr="005B23AD">
        <w:t xml:space="preserve">5  </w:t>
      </w:r>
      <w:proofErr w:type="spellStart"/>
      <w:r w:rsidRPr="005B23AD">
        <w:t>how</w:t>
      </w:r>
      <w:proofErr w:type="gramEnd"/>
      <w:r w:rsidRPr="005B23AD">
        <w:t>_many_years_in_house</w:t>
      </w:r>
      <w:proofErr w:type="spellEnd"/>
      <w:r w:rsidRPr="005B23AD">
        <w:t xml:space="preserve">                         3   1713</w:t>
      </w:r>
    </w:p>
    <w:p w14:paraId="23DEA63A" w14:textId="77777777" w:rsidR="003E6270" w:rsidRPr="005B23AD" w:rsidRDefault="003E6270" w:rsidP="003E6270">
      <w:pPr>
        <w:pStyle w:val="code2"/>
      </w:pPr>
      <w:r w:rsidRPr="005B23AD">
        <w:t xml:space="preserve">    </w:t>
      </w:r>
      <w:proofErr w:type="gramStart"/>
      <w:r w:rsidRPr="005B23AD">
        <w:t xml:space="preserve">6  </w:t>
      </w:r>
      <w:proofErr w:type="spellStart"/>
      <w:r w:rsidRPr="005B23AD">
        <w:t>how</w:t>
      </w:r>
      <w:proofErr w:type="gramEnd"/>
      <w:r w:rsidRPr="005B23AD">
        <w:t>_many_years_in_house</w:t>
      </w:r>
      <w:proofErr w:type="spellEnd"/>
      <w:r w:rsidRPr="005B23AD">
        <w:t xml:space="preserve">                         2   1502</w:t>
      </w:r>
    </w:p>
    <w:p w14:paraId="2F9BBA44" w14:textId="77777777" w:rsidR="003E6270" w:rsidRPr="005B23AD" w:rsidRDefault="003E6270" w:rsidP="003E6270">
      <w:pPr>
        <w:pStyle w:val="code2"/>
      </w:pPr>
      <w:r w:rsidRPr="005B23AD">
        <w:t xml:space="preserve">    </w:t>
      </w:r>
      <w:proofErr w:type="gramStart"/>
      <w:r w:rsidRPr="005B23AD">
        <w:t xml:space="preserve">7  </w:t>
      </w:r>
      <w:proofErr w:type="spellStart"/>
      <w:r w:rsidRPr="005B23AD">
        <w:t>how</w:t>
      </w:r>
      <w:proofErr w:type="gramEnd"/>
      <w:r w:rsidRPr="005B23AD">
        <w:t>_many_years_in_house</w:t>
      </w:r>
      <w:proofErr w:type="spellEnd"/>
      <w:r w:rsidRPr="005B23AD">
        <w:t xml:space="preserve">                         1   1451</w:t>
      </w:r>
    </w:p>
    <w:p w14:paraId="04458937" w14:textId="77777777" w:rsidR="003E6270" w:rsidRPr="005B23AD" w:rsidRDefault="003E6270" w:rsidP="003E6270">
      <w:pPr>
        <w:pStyle w:val="code2"/>
      </w:pPr>
      <w:r w:rsidRPr="005B23AD">
        <w:t xml:space="preserve">    </w:t>
      </w:r>
      <w:proofErr w:type="gramStart"/>
      <w:r w:rsidRPr="005B23AD">
        <w:t xml:space="preserve">8  </w:t>
      </w:r>
      <w:proofErr w:type="spellStart"/>
      <w:r w:rsidRPr="005B23AD">
        <w:t>how</w:t>
      </w:r>
      <w:proofErr w:type="gramEnd"/>
      <w:r w:rsidRPr="005B23AD">
        <w:t>_many_years_in_house</w:t>
      </w:r>
      <w:proofErr w:type="spellEnd"/>
      <w:r w:rsidRPr="005B23AD">
        <w:t xml:space="preserve">                         4   1419</w:t>
      </w:r>
    </w:p>
    <w:p w14:paraId="7AADB388" w14:textId="77777777" w:rsidR="003E6270" w:rsidRDefault="003E6270" w:rsidP="003E6270">
      <w:pPr>
        <w:pStyle w:val="code2"/>
      </w:pPr>
      <w:r w:rsidRPr="005B23AD">
        <w:t xml:space="preserve">    9                  </w:t>
      </w:r>
      <w:proofErr w:type="gramStart"/>
      <w:r w:rsidRPr="005B23AD">
        <w:t>LBXPFDO  &lt;</w:t>
      </w:r>
      <w:proofErr w:type="gramEnd"/>
      <w:r w:rsidRPr="005B23AD">
        <w:t>Non-Categorical Values&gt;   1032</w:t>
      </w:r>
    </w:p>
    <w:p w14:paraId="74CD5D37" w14:textId="77777777" w:rsidR="003E6270" w:rsidRDefault="003E6270" w:rsidP="003E6270">
      <w:pPr>
        <w:pStyle w:val="code2"/>
      </w:pPr>
    </w:p>
    <w:p w14:paraId="057E0E15" w14:textId="77777777" w:rsidR="003E6270" w:rsidRPr="005B23AD" w:rsidRDefault="003E6270" w:rsidP="003E6270">
      <w:pPr>
        <w:pStyle w:val="code2"/>
      </w:pPr>
      <w:r w:rsidRPr="005B23AD">
        <w:t xml:space="preserve">&gt;&gt;&gt; </w:t>
      </w:r>
      <w:proofErr w:type="spellStart"/>
      <w:r w:rsidRPr="005B23AD">
        <w:t>igem.epc.describe.get_types</w:t>
      </w:r>
      <w:proofErr w:type="spellEnd"/>
      <w:r w:rsidRPr="005B23AD">
        <w:t>(df</w:t>
      </w:r>
      <w:proofErr w:type="gramStart"/>
      <w:r w:rsidRPr="005B23AD">
        <w:t>).head</w:t>
      </w:r>
      <w:proofErr w:type="gramEnd"/>
      <w:r w:rsidRPr="005B23AD">
        <w:t>()</w:t>
      </w:r>
    </w:p>
    <w:p w14:paraId="4FEEDBEC" w14:textId="77777777" w:rsidR="003E6270" w:rsidRPr="005B23AD" w:rsidRDefault="003E6270" w:rsidP="003E6270">
      <w:pPr>
        <w:pStyle w:val="code2"/>
      </w:pPr>
      <w:r w:rsidRPr="005B23AD">
        <w:t xml:space="preserve">    RIDAGEYR          continuous</w:t>
      </w:r>
    </w:p>
    <w:p w14:paraId="1977D197" w14:textId="77777777" w:rsidR="003E6270" w:rsidRPr="005B23AD" w:rsidRDefault="003E6270" w:rsidP="003E6270">
      <w:pPr>
        <w:pStyle w:val="code2"/>
      </w:pPr>
      <w:r w:rsidRPr="005B23AD">
        <w:t xml:space="preserve">    female                binary</w:t>
      </w:r>
    </w:p>
    <w:p w14:paraId="24B05411" w14:textId="77777777" w:rsidR="003E6270" w:rsidRPr="005B23AD" w:rsidRDefault="003E6270" w:rsidP="003E6270">
      <w:pPr>
        <w:pStyle w:val="code2"/>
      </w:pPr>
      <w:r w:rsidRPr="005B23AD">
        <w:t xml:space="preserve">    black                 binary</w:t>
      </w:r>
    </w:p>
    <w:p w14:paraId="1B95CB39" w14:textId="77777777" w:rsidR="003E6270" w:rsidRPr="005B23AD" w:rsidRDefault="003E6270" w:rsidP="003E6270">
      <w:pPr>
        <w:pStyle w:val="code2"/>
      </w:pPr>
      <w:r w:rsidRPr="005B23AD">
        <w:t xml:space="preserve">    </w:t>
      </w:r>
      <w:proofErr w:type="spellStart"/>
      <w:r w:rsidRPr="005B23AD">
        <w:t>mexican</w:t>
      </w:r>
      <w:proofErr w:type="spellEnd"/>
      <w:r w:rsidRPr="005B23AD">
        <w:t xml:space="preserve">               binary</w:t>
      </w:r>
    </w:p>
    <w:p w14:paraId="5CA20247" w14:textId="77777777" w:rsidR="003E6270" w:rsidRPr="005B23AD" w:rsidRDefault="003E6270" w:rsidP="003E6270">
      <w:pPr>
        <w:pStyle w:val="code2"/>
      </w:pPr>
      <w:r w:rsidRPr="005B23AD">
        <w:t xml:space="preserve">    </w:t>
      </w:r>
      <w:proofErr w:type="spellStart"/>
      <w:r w:rsidRPr="005B23AD">
        <w:t>other_hispanic</w:t>
      </w:r>
      <w:proofErr w:type="spellEnd"/>
      <w:r w:rsidRPr="005B23AD">
        <w:t xml:space="preserve">        binary</w:t>
      </w:r>
    </w:p>
    <w:p w14:paraId="4E3E3CF4" w14:textId="77777777" w:rsidR="003E6270" w:rsidRDefault="003E6270" w:rsidP="003E6270">
      <w:pPr>
        <w:pStyle w:val="code2"/>
      </w:pPr>
      <w:r w:rsidRPr="005B23AD">
        <w:t xml:space="preserve">    </w:t>
      </w:r>
      <w:proofErr w:type="spellStart"/>
      <w:r w:rsidRPr="005B23AD">
        <w:t>dtype</w:t>
      </w:r>
      <w:proofErr w:type="spellEnd"/>
      <w:r w:rsidRPr="005B23AD">
        <w:t>: object</w:t>
      </w:r>
    </w:p>
    <w:p w14:paraId="44B52A57" w14:textId="77777777" w:rsidR="003E6270" w:rsidRDefault="003E6270" w:rsidP="003E6270">
      <w:pPr>
        <w:pStyle w:val="code2"/>
      </w:pPr>
    </w:p>
    <w:p w14:paraId="7526334E" w14:textId="77777777" w:rsidR="003E6270" w:rsidRPr="005B23AD" w:rsidRDefault="003E6270" w:rsidP="003E6270">
      <w:pPr>
        <w:pStyle w:val="code2"/>
        <w:rPr>
          <w:lang w:val="pt-BR"/>
        </w:rPr>
      </w:pPr>
      <w:r w:rsidRPr="005B23AD">
        <w:rPr>
          <w:lang w:val="pt-BR"/>
        </w:rPr>
        <w:t xml:space="preserve">&gt;&gt;&gt; </w:t>
      </w:r>
      <w:proofErr w:type="spellStart"/>
      <w:proofErr w:type="gramStart"/>
      <w:r w:rsidRPr="005B23AD">
        <w:rPr>
          <w:lang w:val="pt-BR"/>
        </w:rPr>
        <w:t>igem.epc.describe</w:t>
      </w:r>
      <w:proofErr w:type="gramEnd"/>
      <w:r w:rsidRPr="005B23AD">
        <w:rPr>
          <w:lang w:val="pt-BR"/>
        </w:rPr>
        <w:t>.percent_na</w:t>
      </w:r>
      <w:proofErr w:type="spellEnd"/>
      <w:r w:rsidRPr="005B23AD">
        <w:rPr>
          <w:lang w:val="pt-BR"/>
        </w:rPr>
        <w:t>(</w:t>
      </w:r>
      <w:proofErr w:type="spellStart"/>
      <w:r w:rsidRPr="005B23AD">
        <w:rPr>
          <w:lang w:val="pt-BR"/>
        </w:rPr>
        <w:t>df</w:t>
      </w:r>
      <w:proofErr w:type="spellEnd"/>
      <w:r w:rsidRPr="005B23AD">
        <w:rPr>
          <w:lang w:val="pt-BR"/>
        </w:rPr>
        <w:t>)</w:t>
      </w:r>
    </w:p>
    <w:p w14:paraId="558B2029" w14:textId="77777777" w:rsidR="003E6270" w:rsidRPr="005B23AD" w:rsidRDefault="003E6270" w:rsidP="003E6270">
      <w:pPr>
        <w:pStyle w:val="code2"/>
      </w:pPr>
      <w:r w:rsidRPr="005B23AD">
        <w:rPr>
          <w:lang w:val="pt-BR"/>
        </w:rPr>
        <w:t xml:space="preserve">       </w:t>
      </w:r>
      <w:proofErr w:type="gramStart"/>
      <w:r w:rsidRPr="005B23AD">
        <w:t xml:space="preserve">variable  </w:t>
      </w:r>
      <w:proofErr w:type="spellStart"/>
      <w:r w:rsidRPr="005B23AD">
        <w:t>percent</w:t>
      </w:r>
      <w:proofErr w:type="gramEnd"/>
      <w:r w:rsidRPr="005B23AD">
        <w:t>_na</w:t>
      </w:r>
      <w:proofErr w:type="spellEnd"/>
    </w:p>
    <w:p w14:paraId="555DA33A" w14:textId="77777777" w:rsidR="003E6270" w:rsidRPr="005B23AD" w:rsidRDefault="003E6270" w:rsidP="003E6270">
      <w:pPr>
        <w:pStyle w:val="code2"/>
      </w:pPr>
      <w:r w:rsidRPr="005B23AD">
        <w:t xml:space="preserve">    </w:t>
      </w:r>
      <w:proofErr w:type="gramStart"/>
      <w:r w:rsidRPr="005B23AD">
        <w:t>0  SDDSRVYR</w:t>
      </w:r>
      <w:proofErr w:type="gramEnd"/>
      <w:r w:rsidRPr="005B23AD">
        <w:t xml:space="preserve">     0.00000</w:t>
      </w:r>
    </w:p>
    <w:p w14:paraId="044BDC37" w14:textId="77777777" w:rsidR="003E6270" w:rsidRPr="005B23AD" w:rsidRDefault="003E6270" w:rsidP="003E6270">
      <w:pPr>
        <w:pStyle w:val="code2"/>
      </w:pPr>
      <w:r w:rsidRPr="005B23AD">
        <w:t xml:space="preserve">    1    female     0.00000</w:t>
      </w:r>
    </w:p>
    <w:p w14:paraId="6D4BCBEC" w14:textId="77777777" w:rsidR="003E6270" w:rsidRPr="005B23AD" w:rsidRDefault="003E6270" w:rsidP="003E6270">
      <w:pPr>
        <w:pStyle w:val="code2"/>
      </w:pPr>
      <w:r w:rsidRPr="005B23AD">
        <w:t xml:space="preserve">    2    LBXHBC     4.99321</w:t>
      </w:r>
    </w:p>
    <w:p w14:paraId="0FDB0171" w14:textId="77777777" w:rsidR="003E6270" w:rsidRDefault="003E6270" w:rsidP="003E6270">
      <w:pPr>
        <w:pStyle w:val="code2"/>
      </w:pPr>
      <w:r w:rsidRPr="005B23AD">
        <w:t xml:space="preserve">    3    LBXHBS     4.98730</w:t>
      </w:r>
    </w:p>
    <w:p w14:paraId="5FD30452" w14:textId="77777777" w:rsidR="003E6270" w:rsidRDefault="003E6270" w:rsidP="003E6270">
      <w:pPr>
        <w:pStyle w:val="code2"/>
      </w:pPr>
    </w:p>
    <w:p w14:paraId="3D59A770" w14:textId="77777777" w:rsidR="003E6270" w:rsidRPr="005B23AD" w:rsidRDefault="003E6270" w:rsidP="003E6270">
      <w:pPr>
        <w:pStyle w:val="code2"/>
      </w:pPr>
      <w:r w:rsidRPr="005B23AD">
        <w:t xml:space="preserve">&gt;&gt;&gt; </w:t>
      </w:r>
      <w:proofErr w:type="spellStart"/>
      <w:proofErr w:type="gramStart"/>
      <w:r w:rsidRPr="005B23AD">
        <w:t>igem.epc.describe</w:t>
      </w:r>
      <w:proofErr w:type="gramEnd"/>
      <w:r w:rsidRPr="005B23AD">
        <w:t>.skewness</w:t>
      </w:r>
      <w:proofErr w:type="spellEnd"/>
      <w:r w:rsidRPr="005B23AD">
        <w:t>(df)</w:t>
      </w:r>
    </w:p>
    <w:p w14:paraId="337951E0" w14:textId="77777777" w:rsidR="003E6270" w:rsidRPr="005B23AD" w:rsidRDefault="003E6270" w:rsidP="003E6270">
      <w:pPr>
        <w:pStyle w:val="code2"/>
      </w:pPr>
      <w:r w:rsidRPr="005B23AD">
        <w:t xml:space="preserve">         Variable         type      skew    </w:t>
      </w:r>
      <w:proofErr w:type="spellStart"/>
      <w:r w:rsidRPr="005B23AD">
        <w:t>zscore</w:t>
      </w:r>
      <w:proofErr w:type="spellEnd"/>
      <w:r w:rsidRPr="005B23AD">
        <w:t xml:space="preserve">        </w:t>
      </w:r>
      <w:proofErr w:type="spellStart"/>
      <w:r w:rsidRPr="005B23AD">
        <w:t>pvalue</w:t>
      </w:r>
      <w:proofErr w:type="spellEnd"/>
    </w:p>
    <w:p w14:paraId="5046BE37" w14:textId="77777777" w:rsidR="003E6270" w:rsidRPr="005B23AD" w:rsidRDefault="003E6270" w:rsidP="003E6270">
      <w:pPr>
        <w:pStyle w:val="code2"/>
      </w:pPr>
      <w:r w:rsidRPr="005B23AD">
        <w:t xml:space="preserve">    0       </w:t>
      </w:r>
      <w:proofErr w:type="spellStart"/>
      <w:proofErr w:type="gramStart"/>
      <w:r w:rsidRPr="005B23AD">
        <w:t>pdias</w:t>
      </w:r>
      <w:proofErr w:type="spellEnd"/>
      <w:r w:rsidRPr="005B23AD">
        <w:t xml:space="preserve">  categorical</w:t>
      </w:r>
      <w:proofErr w:type="gramEnd"/>
      <w:r w:rsidRPr="005B23AD">
        <w:t xml:space="preserve">       </w:t>
      </w:r>
      <w:proofErr w:type="spellStart"/>
      <w:r w:rsidRPr="005B23AD">
        <w:t>NaN</w:t>
      </w:r>
      <w:proofErr w:type="spellEnd"/>
      <w:r w:rsidRPr="005B23AD">
        <w:t xml:space="preserve">       </w:t>
      </w:r>
      <w:proofErr w:type="spellStart"/>
      <w:r w:rsidRPr="005B23AD">
        <w:t>NaN</w:t>
      </w:r>
      <w:proofErr w:type="spellEnd"/>
      <w:r w:rsidRPr="005B23AD">
        <w:t xml:space="preserve">           </w:t>
      </w:r>
      <w:proofErr w:type="spellStart"/>
      <w:r w:rsidRPr="005B23AD">
        <w:t>NaN</w:t>
      </w:r>
      <w:proofErr w:type="spellEnd"/>
    </w:p>
    <w:p w14:paraId="44FC1487" w14:textId="77777777" w:rsidR="003E6270" w:rsidRPr="005B23AD" w:rsidRDefault="003E6270" w:rsidP="003E6270">
      <w:pPr>
        <w:pStyle w:val="code2"/>
      </w:pPr>
      <w:r w:rsidRPr="005B23AD">
        <w:t xml:space="preserve">    1   </w:t>
      </w:r>
      <w:proofErr w:type="spellStart"/>
      <w:proofErr w:type="gramStart"/>
      <w:r w:rsidRPr="005B23AD">
        <w:t>longindex</w:t>
      </w:r>
      <w:proofErr w:type="spellEnd"/>
      <w:r w:rsidRPr="005B23AD">
        <w:t xml:space="preserve">  categorical</w:t>
      </w:r>
      <w:proofErr w:type="gramEnd"/>
      <w:r w:rsidRPr="005B23AD">
        <w:t xml:space="preserve">       </w:t>
      </w:r>
      <w:proofErr w:type="spellStart"/>
      <w:r w:rsidRPr="005B23AD">
        <w:t>NaN</w:t>
      </w:r>
      <w:proofErr w:type="spellEnd"/>
      <w:r w:rsidRPr="005B23AD">
        <w:t xml:space="preserve">       </w:t>
      </w:r>
      <w:proofErr w:type="spellStart"/>
      <w:r w:rsidRPr="005B23AD">
        <w:t>NaN</w:t>
      </w:r>
      <w:proofErr w:type="spellEnd"/>
      <w:r w:rsidRPr="005B23AD">
        <w:t xml:space="preserve">           </w:t>
      </w:r>
      <w:proofErr w:type="spellStart"/>
      <w:r w:rsidRPr="005B23AD">
        <w:t>NaN</w:t>
      </w:r>
      <w:proofErr w:type="spellEnd"/>
    </w:p>
    <w:p w14:paraId="15AC6300" w14:textId="77777777" w:rsidR="003E6270" w:rsidRPr="005B23AD" w:rsidRDefault="003E6270" w:rsidP="003E6270">
      <w:pPr>
        <w:pStyle w:val="code2"/>
      </w:pPr>
      <w:r w:rsidRPr="005B23AD">
        <w:t xml:space="preserve">    2     </w:t>
      </w:r>
      <w:proofErr w:type="spellStart"/>
      <w:r w:rsidRPr="005B23AD">
        <w:t>durflow</w:t>
      </w:r>
      <w:proofErr w:type="spellEnd"/>
      <w:r w:rsidRPr="005B23AD">
        <w:t xml:space="preserve">   </w:t>
      </w:r>
      <w:proofErr w:type="gramStart"/>
      <w:r w:rsidRPr="005B23AD">
        <w:t>continuous  2.754286</w:t>
      </w:r>
      <w:proofErr w:type="gramEnd"/>
      <w:r w:rsidRPr="005B23AD">
        <w:t xml:space="preserve">  8.183515  2.756827e-16</w:t>
      </w:r>
    </w:p>
    <w:p w14:paraId="115EB651" w14:textId="77777777" w:rsidR="003E6270" w:rsidRPr="005B23AD" w:rsidRDefault="003E6270" w:rsidP="003E6270">
      <w:pPr>
        <w:pStyle w:val="code2"/>
      </w:pPr>
      <w:r w:rsidRPr="005B23AD">
        <w:t xml:space="preserve">    3      height   </w:t>
      </w:r>
      <w:proofErr w:type="gramStart"/>
      <w:r w:rsidRPr="005B23AD">
        <w:t>continuous  0.583514</w:t>
      </w:r>
      <w:proofErr w:type="gramEnd"/>
      <w:r w:rsidRPr="005B23AD">
        <w:t xml:space="preserve">  2.735605  6.226567e-03</w:t>
      </w:r>
    </w:p>
    <w:p w14:paraId="7985078E" w14:textId="77777777" w:rsidR="003E6270" w:rsidRDefault="003E6270" w:rsidP="003E6270">
      <w:pPr>
        <w:pStyle w:val="code2"/>
      </w:pPr>
      <w:r w:rsidRPr="005B23AD">
        <w:t xml:space="preserve">    4     </w:t>
      </w:r>
      <w:proofErr w:type="spellStart"/>
      <w:r w:rsidRPr="005B23AD">
        <w:t>begflow</w:t>
      </w:r>
      <w:proofErr w:type="spellEnd"/>
      <w:r w:rsidRPr="005B23AD">
        <w:t xml:space="preserve">   continuous -0.316648 -1.</w:t>
      </w:r>
      <w:proofErr w:type="gramStart"/>
      <w:r w:rsidRPr="005B23AD">
        <w:t>549449  1.212738e</w:t>
      </w:r>
      <w:proofErr w:type="gramEnd"/>
      <w:r w:rsidRPr="005B23AD">
        <w:t>-01</w:t>
      </w:r>
    </w:p>
    <w:p w14:paraId="7F7FD362" w14:textId="77777777" w:rsidR="003E6270" w:rsidRDefault="003E6270" w:rsidP="003E6270">
      <w:pPr>
        <w:pStyle w:val="code2"/>
      </w:pPr>
    </w:p>
    <w:p w14:paraId="65DD6018" w14:textId="77777777" w:rsidR="003E6270" w:rsidRPr="005B23AD" w:rsidRDefault="003E6270" w:rsidP="003E6270">
      <w:pPr>
        <w:pStyle w:val="code2"/>
      </w:pPr>
      <w:r w:rsidRPr="005B23AD">
        <w:t xml:space="preserve">&gt;&gt;&gt; </w:t>
      </w:r>
      <w:proofErr w:type="spellStart"/>
      <w:r w:rsidRPr="005B23AD">
        <w:t>igem.epc.describe.get_types</w:t>
      </w:r>
      <w:proofErr w:type="spellEnd"/>
      <w:r w:rsidRPr="005B23AD">
        <w:t>(df</w:t>
      </w:r>
      <w:proofErr w:type="gramStart"/>
      <w:r w:rsidRPr="005B23AD">
        <w:t>).head</w:t>
      </w:r>
      <w:proofErr w:type="gramEnd"/>
      <w:r w:rsidRPr="005B23AD">
        <w:t>()</w:t>
      </w:r>
    </w:p>
    <w:p w14:paraId="78BC5E8B" w14:textId="77777777" w:rsidR="003E6270" w:rsidRPr="005B23AD" w:rsidRDefault="003E6270" w:rsidP="003E6270">
      <w:pPr>
        <w:pStyle w:val="code2"/>
      </w:pPr>
      <w:r w:rsidRPr="005B23AD">
        <w:t xml:space="preserve">    RIDAGEYR          continuous</w:t>
      </w:r>
    </w:p>
    <w:p w14:paraId="6D83F4ED" w14:textId="77777777" w:rsidR="003E6270" w:rsidRPr="005B23AD" w:rsidRDefault="003E6270" w:rsidP="003E6270">
      <w:pPr>
        <w:pStyle w:val="code2"/>
      </w:pPr>
      <w:r w:rsidRPr="005B23AD">
        <w:t xml:space="preserve">    female                binary</w:t>
      </w:r>
    </w:p>
    <w:p w14:paraId="7A5820CE" w14:textId="77777777" w:rsidR="003E6270" w:rsidRPr="005B23AD" w:rsidRDefault="003E6270" w:rsidP="003E6270">
      <w:pPr>
        <w:pStyle w:val="code2"/>
      </w:pPr>
      <w:r w:rsidRPr="005B23AD">
        <w:t xml:space="preserve">    black                 binary</w:t>
      </w:r>
    </w:p>
    <w:p w14:paraId="21EF70A7" w14:textId="77777777" w:rsidR="003E6270" w:rsidRPr="005B23AD" w:rsidRDefault="003E6270" w:rsidP="003E6270">
      <w:pPr>
        <w:pStyle w:val="code2"/>
      </w:pPr>
      <w:r w:rsidRPr="005B23AD">
        <w:t xml:space="preserve">    </w:t>
      </w:r>
      <w:proofErr w:type="spellStart"/>
      <w:r w:rsidRPr="005B23AD">
        <w:t>mexican</w:t>
      </w:r>
      <w:proofErr w:type="spellEnd"/>
      <w:r w:rsidRPr="005B23AD">
        <w:t xml:space="preserve">               binary</w:t>
      </w:r>
    </w:p>
    <w:p w14:paraId="79C18D35" w14:textId="77777777" w:rsidR="003E6270" w:rsidRPr="005B23AD" w:rsidRDefault="003E6270" w:rsidP="003E6270">
      <w:pPr>
        <w:pStyle w:val="code2"/>
      </w:pPr>
      <w:r w:rsidRPr="005B23AD">
        <w:t xml:space="preserve">    </w:t>
      </w:r>
      <w:proofErr w:type="spellStart"/>
      <w:r w:rsidRPr="005B23AD">
        <w:t>other_hispanic</w:t>
      </w:r>
      <w:proofErr w:type="spellEnd"/>
      <w:r w:rsidRPr="005B23AD">
        <w:t xml:space="preserve">        binary</w:t>
      </w:r>
    </w:p>
    <w:p w14:paraId="11532298" w14:textId="77777777" w:rsidR="003E6270" w:rsidRPr="00B76FCB" w:rsidRDefault="003E6270" w:rsidP="003E6270">
      <w:pPr>
        <w:pStyle w:val="code2"/>
      </w:pPr>
      <w:r w:rsidRPr="005B23AD">
        <w:t xml:space="preserve">    </w:t>
      </w:r>
      <w:proofErr w:type="spellStart"/>
      <w:r w:rsidRPr="005B23AD">
        <w:t>dtype</w:t>
      </w:r>
      <w:proofErr w:type="spellEnd"/>
      <w:r w:rsidRPr="005B23AD">
        <w:t>: object</w:t>
      </w:r>
    </w:p>
    <w:p w14:paraId="4168E660" w14:textId="77777777" w:rsidR="003E6270" w:rsidRPr="003E6270" w:rsidRDefault="003E6270" w:rsidP="003E6270">
      <w:pPr>
        <w:pStyle w:val="code2"/>
      </w:pPr>
    </w:p>
    <w:p w14:paraId="35B593A0" w14:textId="1678B1F3" w:rsidR="00564686" w:rsidRPr="006C65BB" w:rsidRDefault="00564686" w:rsidP="00564686">
      <w:pPr>
        <w:pStyle w:val="Heading2"/>
      </w:pPr>
      <w:bookmarkStart w:id="103" w:name="_Toc139042886"/>
      <w:r w:rsidRPr="006C65BB">
        <w:t>Data Modification</w:t>
      </w:r>
      <w:bookmarkEnd w:id="103"/>
    </w:p>
    <w:p w14:paraId="163D8E96" w14:textId="77777777" w:rsidR="003E6270" w:rsidRDefault="003E6270" w:rsidP="006C65BB">
      <w:pPr>
        <w:pStyle w:val="UserGuider"/>
      </w:pPr>
      <w:r>
        <w:t xml:space="preserve">Offers a wide range of data modification functions to prepare the dataset for specific analyses. Users can categorize variables based on defined criteria, filter columns based on specific </w:t>
      </w:r>
      <w:r>
        <w:lastRenderedPageBreak/>
        <w:t>conditions, convert variables to binary or categorical format, merge observations or variables based on specified conditions, move variables within the</w:t>
      </w:r>
      <w:r>
        <w:rPr>
          <w:spacing w:val="40"/>
        </w:rPr>
        <w:t xml:space="preserve"> </w:t>
      </w:r>
      <w:r>
        <w:t>dataset, record specific values for variables, remove outliers, filter rows with incomplete observations, and perform transformations on variables. These data modification functions enable researchers to tailor the dataset to their analysis requirements.</w:t>
      </w:r>
    </w:p>
    <w:p w14:paraId="5293DEDE" w14:textId="77777777" w:rsidR="003E6270" w:rsidRDefault="003E6270" w:rsidP="006C65BB">
      <w:pPr>
        <w:pStyle w:val="UserGuider"/>
      </w:pPr>
      <w:r w:rsidRPr="00B76FCB">
        <w:t>Example:</w:t>
      </w:r>
    </w:p>
    <w:p w14:paraId="0DD9C457" w14:textId="77777777" w:rsidR="003E6270" w:rsidRDefault="003E6270" w:rsidP="003E6270">
      <w:pPr>
        <w:pStyle w:val="code2"/>
      </w:pPr>
      <w:r w:rsidRPr="00B76FCB">
        <w:t xml:space="preserve">&gt;&gt;&gt; import </w:t>
      </w:r>
      <w:proofErr w:type="spellStart"/>
      <w:r w:rsidRPr="00B76FCB">
        <w:t>igem</w:t>
      </w:r>
      <w:proofErr w:type="spellEnd"/>
    </w:p>
    <w:p w14:paraId="764E0156" w14:textId="77777777" w:rsidR="003E6270" w:rsidRPr="005B23AD" w:rsidRDefault="003E6270" w:rsidP="003E6270">
      <w:pPr>
        <w:pStyle w:val="code2"/>
      </w:pPr>
      <w:r w:rsidRPr="005B23AD">
        <w:t xml:space="preserve">&gt;&gt;&gt; </w:t>
      </w:r>
      <w:proofErr w:type="spellStart"/>
      <w:proofErr w:type="gramStart"/>
      <w:r w:rsidRPr="005B23AD">
        <w:t>igem.epc.modify</w:t>
      </w:r>
      <w:proofErr w:type="gramEnd"/>
      <w:r w:rsidRPr="005B23AD">
        <w:t>.categorize</w:t>
      </w:r>
      <w:proofErr w:type="spellEnd"/>
      <w:r w:rsidRPr="005B23AD">
        <w:t>(</w:t>
      </w:r>
      <w:proofErr w:type="spellStart"/>
      <w:r w:rsidRPr="005B23AD">
        <w:t>nhanes</w:t>
      </w:r>
      <w:proofErr w:type="spellEnd"/>
      <w:r w:rsidRPr="005B23AD">
        <w:t>)</w:t>
      </w:r>
    </w:p>
    <w:p w14:paraId="2996483D" w14:textId="77777777" w:rsidR="003E6270" w:rsidRPr="0010375C" w:rsidRDefault="003E6270" w:rsidP="003E6270">
      <w:pPr>
        <w:pStyle w:val="code2"/>
        <w:rPr>
          <w:sz w:val="18"/>
          <w:szCs w:val="18"/>
        </w:rPr>
      </w:pPr>
      <w:r w:rsidRPr="0010375C">
        <w:rPr>
          <w:sz w:val="18"/>
          <w:szCs w:val="18"/>
        </w:rPr>
        <w:t xml:space="preserve">    362 of 970 variables (37.32%) are classified as binary (2 unique values).</w:t>
      </w:r>
    </w:p>
    <w:p w14:paraId="055E19B7" w14:textId="77777777" w:rsidR="003E6270" w:rsidRPr="0010375C" w:rsidRDefault="003E6270" w:rsidP="003E6270">
      <w:pPr>
        <w:pStyle w:val="code2"/>
        <w:rPr>
          <w:sz w:val="18"/>
          <w:szCs w:val="18"/>
        </w:rPr>
      </w:pPr>
      <w:r w:rsidRPr="0010375C">
        <w:rPr>
          <w:sz w:val="18"/>
          <w:szCs w:val="18"/>
        </w:rPr>
        <w:t xml:space="preserve">    47 of 970 variables (4.85%) are classified as categorical (3 to 6 unique).</w:t>
      </w:r>
    </w:p>
    <w:p w14:paraId="060D34E3" w14:textId="77777777" w:rsidR="003E6270" w:rsidRPr="0010375C" w:rsidRDefault="003E6270" w:rsidP="003E6270">
      <w:pPr>
        <w:pStyle w:val="code2"/>
        <w:rPr>
          <w:sz w:val="18"/>
          <w:szCs w:val="18"/>
        </w:rPr>
      </w:pPr>
      <w:r w:rsidRPr="0010375C">
        <w:rPr>
          <w:sz w:val="18"/>
          <w:szCs w:val="18"/>
        </w:rPr>
        <w:t xml:space="preserve">    483 of 970 variables (49.79%) are classified as continuous (&gt;= 15 unique).</w:t>
      </w:r>
    </w:p>
    <w:p w14:paraId="43B28CCE" w14:textId="77777777" w:rsidR="003E6270" w:rsidRPr="0010375C" w:rsidRDefault="003E6270" w:rsidP="003E6270">
      <w:pPr>
        <w:pStyle w:val="code2"/>
        <w:rPr>
          <w:sz w:val="18"/>
          <w:szCs w:val="18"/>
        </w:rPr>
      </w:pPr>
      <w:r w:rsidRPr="0010375C">
        <w:rPr>
          <w:sz w:val="18"/>
          <w:szCs w:val="18"/>
        </w:rPr>
        <w:t xml:space="preserve">    42 of 970 variables (4.33%) were dropped.</w:t>
      </w:r>
    </w:p>
    <w:p w14:paraId="33D09859" w14:textId="77777777" w:rsidR="003E6270" w:rsidRPr="0010375C" w:rsidRDefault="003E6270" w:rsidP="003E6270">
      <w:pPr>
        <w:pStyle w:val="code2"/>
        <w:rPr>
          <w:sz w:val="18"/>
          <w:szCs w:val="18"/>
        </w:rPr>
      </w:pPr>
      <w:r w:rsidRPr="0010375C">
        <w:rPr>
          <w:sz w:val="18"/>
          <w:szCs w:val="18"/>
        </w:rPr>
        <w:t xml:space="preserve">            10 variables had zero unique values (all NA).</w:t>
      </w:r>
    </w:p>
    <w:p w14:paraId="64715C2E" w14:textId="77777777" w:rsidR="003E6270" w:rsidRPr="0010375C" w:rsidRDefault="003E6270" w:rsidP="003E6270">
      <w:pPr>
        <w:pStyle w:val="code2"/>
        <w:rPr>
          <w:sz w:val="18"/>
          <w:szCs w:val="18"/>
        </w:rPr>
      </w:pPr>
      <w:r w:rsidRPr="0010375C">
        <w:rPr>
          <w:sz w:val="18"/>
          <w:szCs w:val="18"/>
        </w:rPr>
        <w:t xml:space="preserve">            32 variables had one unique value.</w:t>
      </w:r>
    </w:p>
    <w:p w14:paraId="6BEA4659" w14:textId="77777777" w:rsidR="003E6270" w:rsidRPr="0010375C" w:rsidRDefault="003E6270" w:rsidP="003E6270">
      <w:pPr>
        <w:pStyle w:val="code2"/>
        <w:rPr>
          <w:sz w:val="18"/>
          <w:szCs w:val="18"/>
        </w:rPr>
      </w:pPr>
      <w:r w:rsidRPr="0010375C">
        <w:rPr>
          <w:sz w:val="18"/>
          <w:szCs w:val="18"/>
        </w:rPr>
        <w:t xml:space="preserve">    36 of 970 variables (3.71%) were not categorized and need to be set.</w:t>
      </w:r>
    </w:p>
    <w:p w14:paraId="1599A4EB" w14:textId="77777777" w:rsidR="003E6270" w:rsidRPr="0010375C" w:rsidRDefault="003E6270" w:rsidP="003E6270">
      <w:pPr>
        <w:pStyle w:val="code2"/>
        <w:rPr>
          <w:sz w:val="18"/>
          <w:szCs w:val="18"/>
        </w:rPr>
      </w:pPr>
      <w:r w:rsidRPr="0010375C">
        <w:rPr>
          <w:sz w:val="18"/>
          <w:szCs w:val="18"/>
        </w:rPr>
        <w:t xml:space="preserve">            36 variables had between 6 and 15 unique values</w:t>
      </w:r>
    </w:p>
    <w:p w14:paraId="42588418" w14:textId="77777777" w:rsidR="003E6270" w:rsidRPr="0010375C" w:rsidRDefault="003E6270" w:rsidP="003E6270">
      <w:pPr>
        <w:pStyle w:val="code2"/>
        <w:rPr>
          <w:sz w:val="18"/>
          <w:szCs w:val="18"/>
        </w:rPr>
      </w:pPr>
      <w:r w:rsidRPr="0010375C">
        <w:rPr>
          <w:sz w:val="18"/>
          <w:szCs w:val="18"/>
        </w:rPr>
        <w:t xml:space="preserve">            0 variables had &gt;= 15 values but couldn't be converted to</w:t>
      </w:r>
    </w:p>
    <w:p w14:paraId="58D05373" w14:textId="77777777" w:rsidR="003E6270" w:rsidRPr="0010375C" w:rsidRDefault="003E6270" w:rsidP="003E6270">
      <w:pPr>
        <w:pStyle w:val="code2"/>
        <w:rPr>
          <w:sz w:val="18"/>
          <w:szCs w:val="18"/>
        </w:rPr>
      </w:pPr>
      <w:r w:rsidRPr="0010375C">
        <w:rPr>
          <w:sz w:val="18"/>
          <w:szCs w:val="18"/>
        </w:rPr>
        <w:t xml:space="preserve">            continuous (numeric) values</w:t>
      </w:r>
    </w:p>
    <w:p w14:paraId="4B1E4E99" w14:textId="77777777" w:rsidR="003E6270" w:rsidRDefault="003E6270" w:rsidP="003E6270">
      <w:pPr>
        <w:pStyle w:val="code2"/>
      </w:pPr>
    </w:p>
    <w:p w14:paraId="64BA2C08" w14:textId="77777777" w:rsidR="003E6270" w:rsidRPr="005B23AD" w:rsidRDefault="003E6270" w:rsidP="003E6270">
      <w:pPr>
        <w:pStyle w:val="code2"/>
      </w:pPr>
      <w:r w:rsidRPr="005B23AD">
        <w:t xml:space="preserve">&gt;&gt;&gt; </w:t>
      </w:r>
      <w:proofErr w:type="spellStart"/>
      <w:r w:rsidRPr="005B23AD">
        <w:t>f_logBMI</w:t>
      </w:r>
      <w:proofErr w:type="spellEnd"/>
      <w:r w:rsidRPr="005B23AD">
        <w:t xml:space="preserve"> = </w:t>
      </w:r>
      <w:proofErr w:type="spellStart"/>
      <w:proofErr w:type="gramStart"/>
      <w:r w:rsidRPr="005B23AD">
        <w:t>igem.epc.modify</w:t>
      </w:r>
      <w:proofErr w:type="gramEnd"/>
      <w:r w:rsidRPr="005B23AD">
        <w:t>.colfilter</w:t>
      </w:r>
      <w:proofErr w:type="spellEnd"/>
      <w:r w:rsidRPr="005B23AD">
        <w:t>(</w:t>
      </w:r>
      <w:proofErr w:type="spellStart"/>
      <w:r w:rsidRPr="005B23AD">
        <w:t>nhanes</w:t>
      </w:r>
      <w:proofErr w:type="spellEnd"/>
      <w:r w:rsidRPr="005B23AD">
        <w:t>, only=['BMXBMI', 'female'])</w:t>
      </w:r>
    </w:p>
    <w:p w14:paraId="553810B0" w14:textId="18C0E395" w:rsidR="003E6270" w:rsidRPr="0010375C" w:rsidRDefault="003E6270" w:rsidP="003E6270">
      <w:pPr>
        <w:pStyle w:val="code2"/>
        <w:rPr>
          <w:sz w:val="16"/>
          <w:szCs w:val="16"/>
        </w:rPr>
      </w:pPr>
      <w:r w:rsidRPr="0010375C">
        <w:rPr>
          <w:sz w:val="16"/>
          <w:szCs w:val="16"/>
        </w:rPr>
        <w:t xml:space="preserve">    ==============================================================================</w:t>
      </w:r>
    </w:p>
    <w:p w14:paraId="62E50B59" w14:textId="77777777" w:rsidR="003E6270" w:rsidRPr="0010375C" w:rsidRDefault="003E6270" w:rsidP="003E6270">
      <w:pPr>
        <w:pStyle w:val="code2"/>
        <w:rPr>
          <w:sz w:val="16"/>
          <w:szCs w:val="16"/>
        </w:rPr>
      </w:pPr>
      <w:r w:rsidRPr="0010375C">
        <w:rPr>
          <w:sz w:val="16"/>
          <w:szCs w:val="16"/>
        </w:rPr>
        <w:t xml:space="preserve">    Running </w:t>
      </w:r>
      <w:proofErr w:type="spellStart"/>
      <w:r w:rsidRPr="0010375C">
        <w:rPr>
          <w:sz w:val="16"/>
          <w:szCs w:val="16"/>
        </w:rPr>
        <w:t>colfilter</w:t>
      </w:r>
      <w:proofErr w:type="spellEnd"/>
    </w:p>
    <w:p w14:paraId="07F14641" w14:textId="77777777" w:rsidR="003E6270" w:rsidRPr="0010375C" w:rsidRDefault="003E6270" w:rsidP="003E6270">
      <w:pPr>
        <w:pStyle w:val="code2"/>
        <w:rPr>
          <w:sz w:val="16"/>
          <w:szCs w:val="16"/>
        </w:rPr>
      </w:pPr>
      <w:r w:rsidRPr="0010375C">
        <w:rPr>
          <w:sz w:val="16"/>
          <w:szCs w:val="16"/>
        </w:rPr>
        <w:t xml:space="preserve">    --------------------------------------------------------------------------------</w:t>
      </w:r>
    </w:p>
    <w:p w14:paraId="4E20D4D3" w14:textId="77777777" w:rsidR="003E6270" w:rsidRPr="0010375C" w:rsidRDefault="003E6270" w:rsidP="003E6270">
      <w:pPr>
        <w:pStyle w:val="code2"/>
        <w:rPr>
          <w:sz w:val="16"/>
          <w:szCs w:val="16"/>
        </w:rPr>
      </w:pPr>
      <w:r w:rsidRPr="0010375C">
        <w:rPr>
          <w:sz w:val="16"/>
          <w:szCs w:val="16"/>
        </w:rPr>
        <w:t xml:space="preserve">    Keeping 2 of 945 variables:</w:t>
      </w:r>
    </w:p>
    <w:p w14:paraId="5C9178BE" w14:textId="77777777" w:rsidR="003E6270" w:rsidRPr="0010375C" w:rsidRDefault="003E6270" w:rsidP="003E6270">
      <w:pPr>
        <w:pStyle w:val="code2"/>
        <w:rPr>
          <w:sz w:val="16"/>
          <w:szCs w:val="16"/>
        </w:rPr>
      </w:pPr>
      <w:r w:rsidRPr="0010375C">
        <w:rPr>
          <w:sz w:val="16"/>
          <w:szCs w:val="16"/>
        </w:rPr>
        <w:t xml:space="preserve">            0 of 0 binary variables</w:t>
      </w:r>
    </w:p>
    <w:p w14:paraId="53D205E9" w14:textId="77777777" w:rsidR="003E6270" w:rsidRPr="0010375C" w:rsidRDefault="003E6270" w:rsidP="003E6270">
      <w:pPr>
        <w:pStyle w:val="code2"/>
        <w:rPr>
          <w:sz w:val="16"/>
          <w:szCs w:val="16"/>
        </w:rPr>
      </w:pPr>
      <w:r w:rsidRPr="0010375C">
        <w:rPr>
          <w:sz w:val="16"/>
          <w:szCs w:val="16"/>
        </w:rPr>
        <w:t xml:space="preserve">            0 of 0 categorical variables</w:t>
      </w:r>
    </w:p>
    <w:p w14:paraId="3B39A345" w14:textId="77777777" w:rsidR="003E6270" w:rsidRPr="0010375C" w:rsidRDefault="003E6270" w:rsidP="003E6270">
      <w:pPr>
        <w:pStyle w:val="code2"/>
        <w:rPr>
          <w:sz w:val="16"/>
          <w:szCs w:val="16"/>
        </w:rPr>
      </w:pPr>
      <w:r w:rsidRPr="0010375C">
        <w:rPr>
          <w:sz w:val="16"/>
          <w:szCs w:val="16"/>
        </w:rPr>
        <w:t xml:space="preserve">            2 of 945 continuous variables</w:t>
      </w:r>
    </w:p>
    <w:p w14:paraId="2D396FED" w14:textId="77777777" w:rsidR="003E6270" w:rsidRPr="0010375C" w:rsidRDefault="003E6270" w:rsidP="003E6270">
      <w:pPr>
        <w:pStyle w:val="code2"/>
        <w:rPr>
          <w:sz w:val="16"/>
          <w:szCs w:val="16"/>
        </w:rPr>
      </w:pPr>
      <w:r w:rsidRPr="0010375C">
        <w:rPr>
          <w:sz w:val="16"/>
          <w:szCs w:val="16"/>
        </w:rPr>
        <w:t xml:space="preserve">            0 of 0 unknown variables</w:t>
      </w:r>
    </w:p>
    <w:p w14:paraId="0F87931E" w14:textId="77777777" w:rsidR="003E6270" w:rsidRPr="0010375C" w:rsidRDefault="003E6270" w:rsidP="003E6270">
      <w:pPr>
        <w:pStyle w:val="code2"/>
        <w:rPr>
          <w:sz w:val="16"/>
          <w:szCs w:val="16"/>
        </w:rPr>
      </w:pPr>
      <w:r w:rsidRPr="0010375C">
        <w:rPr>
          <w:sz w:val="16"/>
          <w:szCs w:val="16"/>
        </w:rPr>
        <w:t xml:space="preserve">    ================================================================================</w:t>
      </w:r>
    </w:p>
    <w:p w14:paraId="5F23AC54" w14:textId="77777777" w:rsidR="003E6270" w:rsidRDefault="003E6270" w:rsidP="003E6270">
      <w:pPr>
        <w:pStyle w:val="code2"/>
      </w:pPr>
    </w:p>
    <w:p w14:paraId="769708D3" w14:textId="77777777" w:rsidR="003E6270" w:rsidRPr="005B23AD" w:rsidRDefault="003E6270" w:rsidP="003E6270">
      <w:pPr>
        <w:pStyle w:val="code2"/>
      </w:pPr>
      <w:r w:rsidRPr="005B23AD">
        <w:t xml:space="preserve">&gt;&gt;&gt; </w:t>
      </w:r>
      <w:proofErr w:type="spellStart"/>
      <w:r w:rsidRPr="005B23AD">
        <w:t>nhanes_filtered</w:t>
      </w:r>
      <w:proofErr w:type="spellEnd"/>
      <w:r w:rsidRPr="005B23AD">
        <w:t xml:space="preserve"> = </w:t>
      </w:r>
      <w:proofErr w:type="spellStart"/>
      <w:proofErr w:type="gramStart"/>
      <w:r w:rsidRPr="005B23AD">
        <w:t>igem.epc.modify</w:t>
      </w:r>
      <w:proofErr w:type="gramEnd"/>
      <w:r w:rsidRPr="005B23AD">
        <w:t>.colfilter_min_cat_n</w:t>
      </w:r>
      <w:proofErr w:type="spellEnd"/>
      <w:r w:rsidRPr="005B23AD">
        <w:t>(</w:t>
      </w:r>
      <w:proofErr w:type="spellStart"/>
      <w:r w:rsidRPr="005B23AD">
        <w:t>nhanes</w:t>
      </w:r>
      <w:proofErr w:type="spellEnd"/>
      <w:r w:rsidRPr="005B23AD">
        <w:t>)</w:t>
      </w:r>
    </w:p>
    <w:p w14:paraId="1B3A7F97" w14:textId="77777777" w:rsidR="003E6270" w:rsidRPr="0010375C" w:rsidRDefault="003E6270" w:rsidP="003E6270">
      <w:pPr>
        <w:pStyle w:val="code2"/>
        <w:rPr>
          <w:sz w:val="16"/>
          <w:szCs w:val="16"/>
        </w:rPr>
      </w:pPr>
      <w:r w:rsidRPr="005B23AD">
        <w:t xml:space="preserve">    </w:t>
      </w:r>
      <w:r w:rsidRPr="0010375C">
        <w:rPr>
          <w:sz w:val="16"/>
          <w:szCs w:val="16"/>
        </w:rPr>
        <w:t>================================================================================</w:t>
      </w:r>
    </w:p>
    <w:p w14:paraId="2E3D7DED" w14:textId="77777777" w:rsidR="003E6270" w:rsidRPr="0010375C" w:rsidRDefault="003E6270" w:rsidP="003E6270">
      <w:pPr>
        <w:pStyle w:val="code2"/>
        <w:rPr>
          <w:sz w:val="16"/>
          <w:szCs w:val="16"/>
        </w:rPr>
      </w:pPr>
      <w:r w:rsidRPr="0010375C">
        <w:rPr>
          <w:sz w:val="16"/>
          <w:szCs w:val="16"/>
        </w:rPr>
        <w:t xml:space="preserve">    Running </w:t>
      </w:r>
      <w:proofErr w:type="spellStart"/>
      <w:r w:rsidRPr="0010375C">
        <w:rPr>
          <w:sz w:val="16"/>
          <w:szCs w:val="16"/>
        </w:rPr>
        <w:t>colfilter_min_cat_n</w:t>
      </w:r>
      <w:proofErr w:type="spellEnd"/>
    </w:p>
    <w:p w14:paraId="0814BE2C" w14:textId="77777777" w:rsidR="003E6270" w:rsidRPr="0010375C" w:rsidRDefault="003E6270" w:rsidP="003E6270">
      <w:pPr>
        <w:pStyle w:val="code2"/>
        <w:rPr>
          <w:sz w:val="16"/>
          <w:szCs w:val="16"/>
        </w:rPr>
      </w:pPr>
      <w:r w:rsidRPr="0010375C">
        <w:rPr>
          <w:sz w:val="16"/>
          <w:szCs w:val="16"/>
        </w:rPr>
        <w:t xml:space="preserve">    --------------------------------------------------------------------------------</w:t>
      </w:r>
    </w:p>
    <w:p w14:paraId="1ED065FE" w14:textId="77777777" w:rsidR="003E6270" w:rsidRPr="0010375C" w:rsidRDefault="003E6270" w:rsidP="003E6270">
      <w:pPr>
        <w:pStyle w:val="code2"/>
        <w:rPr>
          <w:sz w:val="16"/>
          <w:szCs w:val="16"/>
        </w:rPr>
      </w:pPr>
      <w:r w:rsidRPr="0010375C">
        <w:rPr>
          <w:sz w:val="16"/>
          <w:szCs w:val="16"/>
        </w:rPr>
        <w:t xml:space="preserve">    WARNING: 36 variables need to be categorized into a type manually</w:t>
      </w:r>
    </w:p>
    <w:p w14:paraId="3BE58A1B" w14:textId="77777777" w:rsidR="003E6270" w:rsidRPr="0010375C" w:rsidRDefault="003E6270" w:rsidP="003E6270">
      <w:pPr>
        <w:pStyle w:val="code2"/>
        <w:rPr>
          <w:sz w:val="16"/>
          <w:szCs w:val="16"/>
        </w:rPr>
      </w:pPr>
      <w:r w:rsidRPr="0010375C">
        <w:rPr>
          <w:sz w:val="16"/>
          <w:szCs w:val="16"/>
        </w:rPr>
        <w:t xml:space="preserve">    Testing 362 of 362 binary variables</w:t>
      </w:r>
    </w:p>
    <w:p w14:paraId="6FEFF690" w14:textId="77777777" w:rsidR="003E6270" w:rsidRPr="0010375C" w:rsidRDefault="003E6270" w:rsidP="003E6270">
      <w:pPr>
        <w:pStyle w:val="code2"/>
        <w:rPr>
          <w:sz w:val="16"/>
          <w:szCs w:val="16"/>
        </w:rPr>
      </w:pPr>
      <w:r w:rsidRPr="0010375C">
        <w:rPr>
          <w:sz w:val="16"/>
          <w:szCs w:val="16"/>
        </w:rPr>
        <w:t xml:space="preserve">            Removed 248 (68.51%) tested binary variables which had a category</w:t>
      </w:r>
    </w:p>
    <w:p w14:paraId="63D2DA76" w14:textId="77777777" w:rsidR="003E6270" w:rsidRPr="0010375C" w:rsidRDefault="003E6270" w:rsidP="003E6270">
      <w:pPr>
        <w:pStyle w:val="code2"/>
        <w:rPr>
          <w:sz w:val="16"/>
          <w:szCs w:val="16"/>
        </w:rPr>
      </w:pPr>
      <w:r w:rsidRPr="0010375C">
        <w:rPr>
          <w:sz w:val="16"/>
          <w:szCs w:val="16"/>
        </w:rPr>
        <w:t xml:space="preserve">            with less than 200 values</w:t>
      </w:r>
    </w:p>
    <w:p w14:paraId="2B13CD4A" w14:textId="77777777" w:rsidR="003E6270" w:rsidRPr="0010375C" w:rsidRDefault="003E6270" w:rsidP="003E6270">
      <w:pPr>
        <w:pStyle w:val="code2"/>
        <w:rPr>
          <w:sz w:val="16"/>
          <w:szCs w:val="16"/>
        </w:rPr>
      </w:pPr>
      <w:r w:rsidRPr="0010375C">
        <w:rPr>
          <w:sz w:val="16"/>
          <w:szCs w:val="16"/>
        </w:rPr>
        <w:t xml:space="preserve">    Testing 47 of 47 categorical variables</w:t>
      </w:r>
    </w:p>
    <w:p w14:paraId="31B7635B" w14:textId="77777777" w:rsidR="003E6270" w:rsidRPr="0010375C" w:rsidRDefault="003E6270" w:rsidP="003E6270">
      <w:pPr>
        <w:pStyle w:val="code2"/>
        <w:rPr>
          <w:sz w:val="16"/>
          <w:szCs w:val="16"/>
        </w:rPr>
      </w:pPr>
      <w:r w:rsidRPr="0010375C">
        <w:rPr>
          <w:sz w:val="16"/>
          <w:szCs w:val="16"/>
        </w:rPr>
        <w:t xml:space="preserve">            Removed 36 (76.60%) tested categorical variables which had a</w:t>
      </w:r>
    </w:p>
    <w:p w14:paraId="636B5ADF" w14:textId="77777777" w:rsidR="003E6270" w:rsidRPr="0010375C" w:rsidRDefault="003E6270" w:rsidP="003E6270">
      <w:pPr>
        <w:pStyle w:val="code2"/>
        <w:rPr>
          <w:sz w:val="16"/>
          <w:szCs w:val="16"/>
        </w:rPr>
      </w:pPr>
      <w:r w:rsidRPr="0010375C">
        <w:rPr>
          <w:sz w:val="16"/>
          <w:szCs w:val="16"/>
        </w:rPr>
        <w:t xml:space="preserve">            category with less than 200 values</w:t>
      </w:r>
    </w:p>
    <w:p w14:paraId="2889FB6C" w14:textId="77777777" w:rsidR="003E6270" w:rsidRDefault="003E6270" w:rsidP="003E6270">
      <w:pPr>
        <w:pStyle w:val="code2"/>
      </w:pPr>
    </w:p>
    <w:p w14:paraId="507F32FA" w14:textId="77777777" w:rsidR="003E6270" w:rsidRPr="005B23AD" w:rsidRDefault="003E6270" w:rsidP="003E6270">
      <w:pPr>
        <w:pStyle w:val="code2"/>
      </w:pPr>
      <w:r w:rsidRPr="005B23AD">
        <w:t xml:space="preserve">&gt;&gt;&gt; </w:t>
      </w:r>
      <w:proofErr w:type="spellStart"/>
      <w:r w:rsidRPr="005B23AD">
        <w:t>nhanes_filtered</w:t>
      </w:r>
      <w:proofErr w:type="spellEnd"/>
      <w:r w:rsidRPr="005B23AD">
        <w:t xml:space="preserve"> = </w:t>
      </w:r>
      <w:proofErr w:type="spellStart"/>
      <w:proofErr w:type="gramStart"/>
      <w:r w:rsidRPr="005B23AD">
        <w:t>igem.epc.modify</w:t>
      </w:r>
      <w:proofErr w:type="gramEnd"/>
      <w:r w:rsidRPr="005B23AD">
        <w:t>.colfilter_min_n</w:t>
      </w:r>
      <w:proofErr w:type="spellEnd"/>
      <w:r w:rsidRPr="005B23AD">
        <w:t>(</w:t>
      </w:r>
      <w:proofErr w:type="spellStart"/>
      <w:r w:rsidRPr="005B23AD">
        <w:t>nhanes</w:t>
      </w:r>
      <w:proofErr w:type="spellEnd"/>
      <w:r w:rsidRPr="005B23AD">
        <w:t>)</w:t>
      </w:r>
    </w:p>
    <w:p w14:paraId="3AD38B5E" w14:textId="77777777" w:rsidR="003E6270" w:rsidRPr="0010375C" w:rsidRDefault="003E6270" w:rsidP="003E6270">
      <w:pPr>
        <w:pStyle w:val="code2"/>
        <w:rPr>
          <w:sz w:val="16"/>
          <w:szCs w:val="16"/>
        </w:rPr>
      </w:pPr>
      <w:r w:rsidRPr="0010375C">
        <w:rPr>
          <w:sz w:val="16"/>
          <w:szCs w:val="16"/>
        </w:rPr>
        <w:t xml:space="preserve">    ================================================================================</w:t>
      </w:r>
    </w:p>
    <w:p w14:paraId="60967A3A" w14:textId="77777777" w:rsidR="003E6270" w:rsidRPr="0010375C" w:rsidRDefault="003E6270" w:rsidP="003E6270">
      <w:pPr>
        <w:pStyle w:val="code2"/>
        <w:rPr>
          <w:sz w:val="16"/>
          <w:szCs w:val="16"/>
        </w:rPr>
      </w:pPr>
      <w:r w:rsidRPr="0010375C">
        <w:rPr>
          <w:sz w:val="16"/>
          <w:szCs w:val="16"/>
        </w:rPr>
        <w:t xml:space="preserve">    Running </w:t>
      </w:r>
      <w:proofErr w:type="spellStart"/>
      <w:r w:rsidRPr="0010375C">
        <w:rPr>
          <w:sz w:val="16"/>
          <w:szCs w:val="16"/>
        </w:rPr>
        <w:t>colfilter_min_n</w:t>
      </w:r>
      <w:proofErr w:type="spellEnd"/>
    </w:p>
    <w:p w14:paraId="07DBDE30" w14:textId="77777777" w:rsidR="003E6270" w:rsidRPr="0010375C" w:rsidRDefault="003E6270" w:rsidP="003E6270">
      <w:pPr>
        <w:pStyle w:val="code2"/>
        <w:rPr>
          <w:sz w:val="16"/>
          <w:szCs w:val="16"/>
        </w:rPr>
      </w:pPr>
      <w:r w:rsidRPr="0010375C">
        <w:rPr>
          <w:sz w:val="16"/>
          <w:szCs w:val="16"/>
        </w:rPr>
        <w:t xml:space="preserve">    --------------------------------------------------------------------------------</w:t>
      </w:r>
    </w:p>
    <w:p w14:paraId="18E7861F" w14:textId="77777777" w:rsidR="003E6270" w:rsidRPr="0010375C" w:rsidRDefault="003E6270" w:rsidP="003E6270">
      <w:pPr>
        <w:pStyle w:val="code2"/>
        <w:rPr>
          <w:sz w:val="16"/>
          <w:szCs w:val="16"/>
        </w:rPr>
      </w:pPr>
      <w:r w:rsidRPr="0010375C">
        <w:rPr>
          <w:sz w:val="16"/>
          <w:szCs w:val="16"/>
        </w:rPr>
        <w:t xml:space="preserve">    WARNING: 36 variables need to be categorized into a type manually</w:t>
      </w:r>
    </w:p>
    <w:p w14:paraId="05110CF6" w14:textId="77777777" w:rsidR="003E6270" w:rsidRPr="0010375C" w:rsidRDefault="003E6270" w:rsidP="003E6270">
      <w:pPr>
        <w:pStyle w:val="code2"/>
        <w:rPr>
          <w:sz w:val="16"/>
          <w:szCs w:val="16"/>
        </w:rPr>
      </w:pPr>
      <w:r w:rsidRPr="0010375C">
        <w:rPr>
          <w:sz w:val="16"/>
          <w:szCs w:val="16"/>
        </w:rPr>
        <w:t xml:space="preserve">    Testing 362 of 362 binary variables</w:t>
      </w:r>
    </w:p>
    <w:p w14:paraId="7A2AE798" w14:textId="77777777" w:rsidR="003E6270" w:rsidRPr="0010375C" w:rsidRDefault="003E6270" w:rsidP="003E6270">
      <w:pPr>
        <w:pStyle w:val="code2"/>
        <w:rPr>
          <w:sz w:val="16"/>
          <w:szCs w:val="16"/>
        </w:rPr>
      </w:pPr>
      <w:r w:rsidRPr="0010375C">
        <w:rPr>
          <w:sz w:val="16"/>
          <w:szCs w:val="16"/>
        </w:rPr>
        <w:t xml:space="preserve">            Removed 12 (3.31%) tested binary variables which had less than 200</w:t>
      </w:r>
    </w:p>
    <w:p w14:paraId="5B03B531" w14:textId="77777777" w:rsidR="003E6270" w:rsidRPr="0010375C" w:rsidRDefault="003E6270" w:rsidP="003E6270">
      <w:pPr>
        <w:pStyle w:val="code2"/>
        <w:rPr>
          <w:sz w:val="16"/>
          <w:szCs w:val="16"/>
        </w:rPr>
      </w:pPr>
      <w:r w:rsidRPr="0010375C">
        <w:rPr>
          <w:sz w:val="16"/>
          <w:szCs w:val="16"/>
        </w:rPr>
        <w:t xml:space="preserve">            non-null values</w:t>
      </w:r>
    </w:p>
    <w:p w14:paraId="384B061F" w14:textId="77777777" w:rsidR="003E6270" w:rsidRPr="0010375C" w:rsidRDefault="003E6270" w:rsidP="003E6270">
      <w:pPr>
        <w:pStyle w:val="code2"/>
        <w:rPr>
          <w:sz w:val="16"/>
          <w:szCs w:val="16"/>
        </w:rPr>
      </w:pPr>
      <w:r w:rsidRPr="0010375C">
        <w:rPr>
          <w:sz w:val="16"/>
          <w:szCs w:val="16"/>
        </w:rPr>
        <w:t xml:space="preserve">    Testing 47 of 47 categorical variables</w:t>
      </w:r>
    </w:p>
    <w:p w14:paraId="3136ADA0" w14:textId="77777777" w:rsidR="003E6270" w:rsidRPr="0010375C" w:rsidRDefault="003E6270" w:rsidP="003E6270">
      <w:pPr>
        <w:pStyle w:val="code2"/>
        <w:rPr>
          <w:sz w:val="16"/>
          <w:szCs w:val="16"/>
        </w:rPr>
      </w:pPr>
      <w:r w:rsidRPr="0010375C">
        <w:rPr>
          <w:sz w:val="16"/>
          <w:szCs w:val="16"/>
        </w:rPr>
        <w:t xml:space="preserve">            Removed 8 (17.02%) tested categorical variables which had less</w:t>
      </w:r>
    </w:p>
    <w:p w14:paraId="19AFAF37" w14:textId="77777777" w:rsidR="003E6270" w:rsidRPr="0010375C" w:rsidRDefault="003E6270" w:rsidP="003E6270">
      <w:pPr>
        <w:pStyle w:val="code2"/>
        <w:rPr>
          <w:sz w:val="16"/>
          <w:szCs w:val="16"/>
        </w:rPr>
      </w:pPr>
      <w:r w:rsidRPr="0010375C">
        <w:rPr>
          <w:sz w:val="16"/>
          <w:szCs w:val="16"/>
        </w:rPr>
        <w:t xml:space="preserve">            than 200 non-null values</w:t>
      </w:r>
    </w:p>
    <w:p w14:paraId="03E18D87" w14:textId="77777777" w:rsidR="003E6270" w:rsidRPr="0010375C" w:rsidRDefault="003E6270" w:rsidP="003E6270">
      <w:pPr>
        <w:pStyle w:val="code2"/>
        <w:rPr>
          <w:sz w:val="16"/>
          <w:szCs w:val="16"/>
        </w:rPr>
      </w:pPr>
      <w:r w:rsidRPr="0010375C">
        <w:rPr>
          <w:sz w:val="16"/>
          <w:szCs w:val="16"/>
        </w:rPr>
        <w:t xml:space="preserve">    Testing 483 of 483 continuous variables</w:t>
      </w:r>
    </w:p>
    <w:p w14:paraId="7EFF1E86" w14:textId="77777777" w:rsidR="003E6270" w:rsidRPr="0010375C" w:rsidRDefault="003E6270" w:rsidP="003E6270">
      <w:pPr>
        <w:pStyle w:val="code2"/>
        <w:rPr>
          <w:sz w:val="16"/>
          <w:szCs w:val="16"/>
        </w:rPr>
      </w:pPr>
      <w:r w:rsidRPr="0010375C">
        <w:rPr>
          <w:sz w:val="16"/>
          <w:szCs w:val="16"/>
        </w:rPr>
        <w:t xml:space="preserve">            Removed 8 (1.66%) tested continuous variables which had less than</w:t>
      </w:r>
    </w:p>
    <w:p w14:paraId="1C42FA83" w14:textId="77777777" w:rsidR="003E6270" w:rsidRPr="0010375C" w:rsidRDefault="003E6270" w:rsidP="003E6270">
      <w:pPr>
        <w:pStyle w:val="code2"/>
        <w:rPr>
          <w:sz w:val="16"/>
          <w:szCs w:val="16"/>
        </w:rPr>
      </w:pPr>
      <w:r w:rsidRPr="0010375C">
        <w:rPr>
          <w:sz w:val="16"/>
          <w:szCs w:val="16"/>
        </w:rPr>
        <w:t xml:space="preserve">            200 non-null values</w:t>
      </w:r>
    </w:p>
    <w:p w14:paraId="50912292" w14:textId="77777777" w:rsidR="003E6270" w:rsidRDefault="003E6270" w:rsidP="003E6270">
      <w:pPr>
        <w:pStyle w:val="code2"/>
      </w:pPr>
    </w:p>
    <w:p w14:paraId="6AE8109B" w14:textId="77777777" w:rsidR="003E6270" w:rsidRPr="003E6270" w:rsidRDefault="003E6270" w:rsidP="003E6270">
      <w:pPr>
        <w:pStyle w:val="code2"/>
      </w:pPr>
      <w:r w:rsidRPr="003E6270">
        <w:t xml:space="preserve">&gt;&gt;&gt; </w:t>
      </w:r>
      <w:proofErr w:type="spellStart"/>
      <w:r w:rsidRPr="003E6270">
        <w:t>nhanes_filtered</w:t>
      </w:r>
      <w:proofErr w:type="spellEnd"/>
      <w:r w:rsidRPr="003E6270">
        <w:t xml:space="preserve"> = </w:t>
      </w:r>
      <w:proofErr w:type="spellStart"/>
      <w:proofErr w:type="gramStart"/>
      <w:r w:rsidRPr="003E6270">
        <w:t>igem.epc.modify</w:t>
      </w:r>
      <w:proofErr w:type="gramEnd"/>
      <w:r w:rsidRPr="003E6270">
        <w:t>.colfilter_percent_zero</w:t>
      </w:r>
      <w:proofErr w:type="spellEnd"/>
      <w:r w:rsidRPr="003E6270">
        <w:t>(</w:t>
      </w:r>
    </w:p>
    <w:p w14:paraId="08A87AD8" w14:textId="30C4A1F5" w:rsidR="003E6270" w:rsidRPr="005B23AD" w:rsidRDefault="003E6270" w:rsidP="003E6270">
      <w:pPr>
        <w:pStyle w:val="code2"/>
      </w:pPr>
      <w:r w:rsidRPr="003E6270">
        <w:t xml:space="preserve">                                </w:t>
      </w:r>
      <w:proofErr w:type="spellStart"/>
      <w:r w:rsidRPr="005B23AD">
        <w:t>nhanes_filtered</w:t>
      </w:r>
      <w:proofErr w:type="spellEnd"/>
      <w:r w:rsidR="0010375C">
        <w:t>)</w:t>
      </w:r>
    </w:p>
    <w:p w14:paraId="427D704F" w14:textId="77777777" w:rsidR="003E6270" w:rsidRPr="0010375C" w:rsidRDefault="003E6270" w:rsidP="003E6270">
      <w:pPr>
        <w:pStyle w:val="code2"/>
        <w:rPr>
          <w:sz w:val="16"/>
          <w:szCs w:val="16"/>
        </w:rPr>
      </w:pPr>
      <w:r w:rsidRPr="0010375C">
        <w:rPr>
          <w:sz w:val="16"/>
          <w:szCs w:val="16"/>
        </w:rPr>
        <w:lastRenderedPageBreak/>
        <w:t xml:space="preserve">    ================================================================================</w:t>
      </w:r>
    </w:p>
    <w:p w14:paraId="614A573F" w14:textId="77777777" w:rsidR="003E6270" w:rsidRPr="0010375C" w:rsidRDefault="003E6270" w:rsidP="003E6270">
      <w:pPr>
        <w:pStyle w:val="code2"/>
        <w:rPr>
          <w:sz w:val="16"/>
          <w:szCs w:val="16"/>
        </w:rPr>
      </w:pPr>
      <w:r w:rsidRPr="0010375C">
        <w:rPr>
          <w:sz w:val="16"/>
          <w:szCs w:val="16"/>
        </w:rPr>
        <w:t xml:space="preserve">    Running </w:t>
      </w:r>
      <w:proofErr w:type="spellStart"/>
      <w:r w:rsidRPr="0010375C">
        <w:rPr>
          <w:sz w:val="16"/>
          <w:szCs w:val="16"/>
        </w:rPr>
        <w:t>colfilter_percent_zero</w:t>
      </w:r>
      <w:proofErr w:type="spellEnd"/>
    </w:p>
    <w:p w14:paraId="7C01EFD6" w14:textId="77777777" w:rsidR="003E6270" w:rsidRPr="0010375C" w:rsidRDefault="003E6270" w:rsidP="003E6270">
      <w:pPr>
        <w:pStyle w:val="code2"/>
        <w:rPr>
          <w:sz w:val="16"/>
          <w:szCs w:val="16"/>
        </w:rPr>
      </w:pPr>
      <w:r w:rsidRPr="0010375C">
        <w:rPr>
          <w:sz w:val="16"/>
          <w:szCs w:val="16"/>
        </w:rPr>
        <w:t xml:space="preserve">    --------------------------------------------------------------------------------</w:t>
      </w:r>
    </w:p>
    <w:p w14:paraId="715AF0C8" w14:textId="77777777" w:rsidR="003E6270" w:rsidRPr="0010375C" w:rsidRDefault="003E6270" w:rsidP="003E6270">
      <w:pPr>
        <w:pStyle w:val="code2"/>
        <w:rPr>
          <w:sz w:val="16"/>
          <w:szCs w:val="16"/>
        </w:rPr>
      </w:pPr>
      <w:r w:rsidRPr="0010375C">
        <w:rPr>
          <w:sz w:val="16"/>
          <w:szCs w:val="16"/>
        </w:rPr>
        <w:t xml:space="preserve">    WARNING: 36 variables need to be categorized into a type manually</w:t>
      </w:r>
    </w:p>
    <w:p w14:paraId="48D4153A" w14:textId="77777777" w:rsidR="003E6270" w:rsidRPr="0010375C" w:rsidRDefault="003E6270" w:rsidP="003E6270">
      <w:pPr>
        <w:pStyle w:val="code2"/>
        <w:rPr>
          <w:sz w:val="16"/>
          <w:szCs w:val="16"/>
        </w:rPr>
      </w:pPr>
      <w:r w:rsidRPr="0010375C">
        <w:rPr>
          <w:sz w:val="16"/>
          <w:szCs w:val="16"/>
        </w:rPr>
        <w:t xml:space="preserve">    Testing 483 of 483 continuous variables</w:t>
      </w:r>
    </w:p>
    <w:p w14:paraId="0B3F338E" w14:textId="77777777" w:rsidR="003E6270" w:rsidRPr="0010375C" w:rsidRDefault="003E6270" w:rsidP="003E6270">
      <w:pPr>
        <w:pStyle w:val="code2"/>
        <w:rPr>
          <w:sz w:val="16"/>
          <w:szCs w:val="16"/>
        </w:rPr>
      </w:pPr>
      <w:r w:rsidRPr="0010375C">
        <w:rPr>
          <w:sz w:val="16"/>
          <w:szCs w:val="16"/>
        </w:rPr>
        <w:t xml:space="preserve">            Removed 30 (6.21%) tested continuous variables which were equal to</w:t>
      </w:r>
    </w:p>
    <w:p w14:paraId="12A98E21" w14:textId="77777777" w:rsidR="003E6270" w:rsidRPr="0010375C" w:rsidRDefault="003E6270" w:rsidP="003E6270">
      <w:pPr>
        <w:pStyle w:val="code2"/>
        <w:rPr>
          <w:sz w:val="16"/>
          <w:szCs w:val="16"/>
        </w:rPr>
      </w:pPr>
      <w:r w:rsidRPr="0010375C">
        <w:rPr>
          <w:sz w:val="16"/>
          <w:szCs w:val="16"/>
        </w:rPr>
        <w:t xml:space="preserve">            zero in at least 90.00% of non-NA observations.</w:t>
      </w:r>
    </w:p>
    <w:p w14:paraId="0DBE3CAB" w14:textId="77777777" w:rsidR="003E6270" w:rsidRPr="0010375C" w:rsidRDefault="003E6270" w:rsidP="003E6270">
      <w:pPr>
        <w:pStyle w:val="code2"/>
        <w:rPr>
          <w:sz w:val="16"/>
          <w:szCs w:val="16"/>
        </w:rPr>
      </w:pPr>
    </w:p>
    <w:p w14:paraId="562A13D5" w14:textId="77777777" w:rsidR="003E6270" w:rsidRPr="005B23AD" w:rsidRDefault="003E6270" w:rsidP="003E6270">
      <w:pPr>
        <w:pStyle w:val="code2"/>
      </w:pPr>
      <w:r w:rsidRPr="005B23AD">
        <w:t xml:space="preserve">&gt;&gt;&gt; </w:t>
      </w:r>
      <w:proofErr w:type="spellStart"/>
      <w:r w:rsidRPr="005B23AD">
        <w:t>nhanes</w:t>
      </w:r>
      <w:proofErr w:type="spellEnd"/>
      <w:r w:rsidRPr="005B23AD">
        <w:t xml:space="preserve"> = </w:t>
      </w:r>
      <w:proofErr w:type="spellStart"/>
      <w:proofErr w:type="gramStart"/>
      <w:r w:rsidRPr="005B23AD">
        <w:t>igem.epc.modify</w:t>
      </w:r>
      <w:proofErr w:type="gramEnd"/>
      <w:r w:rsidRPr="005B23AD">
        <w:t>.make_binary</w:t>
      </w:r>
      <w:proofErr w:type="spellEnd"/>
      <w:r w:rsidRPr="005B23AD">
        <w:t>(</w:t>
      </w:r>
    </w:p>
    <w:p w14:paraId="2747B68F" w14:textId="589F9969" w:rsidR="003E6270" w:rsidRPr="005B23AD" w:rsidRDefault="003E6270" w:rsidP="003E6270">
      <w:pPr>
        <w:pStyle w:val="code2"/>
      </w:pPr>
      <w:r w:rsidRPr="005B23AD">
        <w:t xml:space="preserve">                </w:t>
      </w:r>
      <w:proofErr w:type="spellStart"/>
      <w:r w:rsidRPr="005B23AD">
        <w:t>nhanes</w:t>
      </w:r>
      <w:proofErr w:type="spellEnd"/>
      <w:r w:rsidRPr="005B23AD">
        <w:t>,</w:t>
      </w:r>
    </w:p>
    <w:p w14:paraId="1EFD31C2" w14:textId="27704AD0" w:rsidR="003E6270" w:rsidRPr="005B23AD" w:rsidRDefault="003E6270" w:rsidP="003E6270">
      <w:pPr>
        <w:pStyle w:val="code2"/>
      </w:pPr>
      <w:r w:rsidRPr="005B23AD">
        <w:t xml:space="preserve">                only</w:t>
      </w:r>
      <w:proofErr w:type="gramStart"/>
      <w:r w:rsidRPr="005B23AD">
        <w:t>=[</w:t>
      </w:r>
      <w:proofErr w:type="gramEnd"/>
      <w:r w:rsidRPr="005B23AD">
        <w:t>'female', 'black', '</w:t>
      </w:r>
      <w:proofErr w:type="spellStart"/>
      <w:r w:rsidRPr="005B23AD">
        <w:t>mexican</w:t>
      </w:r>
      <w:proofErr w:type="spellEnd"/>
      <w:r w:rsidRPr="005B23AD">
        <w:t>', '</w:t>
      </w:r>
      <w:proofErr w:type="spellStart"/>
      <w:r w:rsidRPr="005B23AD">
        <w:t>other_hispanic</w:t>
      </w:r>
      <w:proofErr w:type="spellEnd"/>
      <w:r w:rsidRPr="005B23AD">
        <w:t>']</w:t>
      </w:r>
      <w:r w:rsidR="0010375C">
        <w:t>)</w:t>
      </w:r>
    </w:p>
    <w:p w14:paraId="726A94AC" w14:textId="77777777" w:rsidR="003E6270" w:rsidRPr="0010375C" w:rsidRDefault="003E6270" w:rsidP="003E6270">
      <w:pPr>
        <w:pStyle w:val="code2"/>
        <w:rPr>
          <w:sz w:val="16"/>
          <w:szCs w:val="16"/>
        </w:rPr>
      </w:pPr>
      <w:r w:rsidRPr="0010375C">
        <w:rPr>
          <w:sz w:val="16"/>
          <w:szCs w:val="16"/>
        </w:rPr>
        <w:t xml:space="preserve">    ================================================================================</w:t>
      </w:r>
    </w:p>
    <w:p w14:paraId="7DD68956" w14:textId="77777777" w:rsidR="003E6270" w:rsidRPr="0010375C" w:rsidRDefault="003E6270" w:rsidP="003E6270">
      <w:pPr>
        <w:pStyle w:val="code2"/>
        <w:rPr>
          <w:sz w:val="16"/>
          <w:szCs w:val="16"/>
        </w:rPr>
      </w:pPr>
      <w:r w:rsidRPr="0010375C">
        <w:rPr>
          <w:sz w:val="16"/>
          <w:szCs w:val="16"/>
        </w:rPr>
        <w:t xml:space="preserve">    Running </w:t>
      </w:r>
      <w:proofErr w:type="spellStart"/>
      <w:r w:rsidRPr="0010375C">
        <w:rPr>
          <w:sz w:val="16"/>
          <w:szCs w:val="16"/>
        </w:rPr>
        <w:t>make_binary</w:t>
      </w:r>
      <w:proofErr w:type="spellEnd"/>
    </w:p>
    <w:p w14:paraId="2A5F9604" w14:textId="77777777" w:rsidR="003E6270" w:rsidRPr="0010375C" w:rsidRDefault="003E6270" w:rsidP="003E6270">
      <w:pPr>
        <w:pStyle w:val="code2"/>
        <w:rPr>
          <w:sz w:val="16"/>
          <w:szCs w:val="16"/>
        </w:rPr>
      </w:pPr>
      <w:r w:rsidRPr="0010375C">
        <w:rPr>
          <w:sz w:val="16"/>
          <w:szCs w:val="16"/>
        </w:rPr>
        <w:t xml:space="preserve">    --------------------------------------------------------------------------------</w:t>
      </w:r>
    </w:p>
    <w:p w14:paraId="300ACEFA" w14:textId="77777777" w:rsidR="003E6270" w:rsidRPr="0010375C" w:rsidRDefault="003E6270" w:rsidP="003E6270">
      <w:pPr>
        <w:pStyle w:val="code2"/>
        <w:rPr>
          <w:sz w:val="16"/>
          <w:szCs w:val="16"/>
        </w:rPr>
      </w:pPr>
      <w:r w:rsidRPr="0010375C">
        <w:rPr>
          <w:sz w:val="16"/>
          <w:szCs w:val="16"/>
        </w:rPr>
        <w:t xml:space="preserve">    Set 4 of 970 variable(s) as binary, each with 22,624 observations</w:t>
      </w:r>
    </w:p>
    <w:p w14:paraId="29B31727" w14:textId="77777777" w:rsidR="003E6270" w:rsidRPr="0010375C" w:rsidRDefault="003E6270" w:rsidP="003E6270">
      <w:pPr>
        <w:pStyle w:val="code2"/>
        <w:rPr>
          <w:sz w:val="16"/>
          <w:szCs w:val="16"/>
        </w:rPr>
      </w:pPr>
    </w:p>
    <w:p w14:paraId="568BEDD6" w14:textId="77777777" w:rsidR="003E6270" w:rsidRPr="0010375C" w:rsidRDefault="003E6270" w:rsidP="0010375C">
      <w:pPr>
        <w:pStyle w:val="code2"/>
      </w:pPr>
      <w:r w:rsidRPr="0010375C">
        <w:t xml:space="preserve">&gt;&gt;&gt; df = </w:t>
      </w:r>
      <w:proofErr w:type="spellStart"/>
      <w:proofErr w:type="gramStart"/>
      <w:r w:rsidRPr="0010375C">
        <w:t>igem.epc.modify</w:t>
      </w:r>
      <w:proofErr w:type="gramEnd"/>
      <w:r w:rsidRPr="0010375C">
        <w:t>.make_categorical</w:t>
      </w:r>
      <w:proofErr w:type="spellEnd"/>
      <w:r w:rsidRPr="0010375C">
        <w:t>(df)</w:t>
      </w:r>
    </w:p>
    <w:p w14:paraId="51300D32" w14:textId="77777777" w:rsidR="003E6270" w:rsidRPr="0010375C" w:rsidRDefault="003E6270" w:rsidP="003E6270">
      <w:pPr>
        <w:pStyle w:val="code2"/>
        <w:rPr>
          <w:sz w:val="16"/>
          <w:szCs w:val="16"/>
        </w:rPr>
      </w:pPr>
      <w:r w:rsidRPr="0010375C">
        <w:rPr>
          <w:sz w:val="16"/>
          <w:szCs w:val="16"/>
        </w:rPr>
        <w:t xml:space="preserve">    ================================================================================</w:t>
      </w:r>
    </w:p>
    <w:p w14:paraId="3B772AEE" w14:textId="77777777" w:rsidR="003E6270" w:rsidRPr="0010375C" w:rsidRDefault="003E6270" w:rsidP="003E6270">
      <w:pPr>
        <w:pStyle w:val="code2"/>
        <w:rPr>
          <w:sz w:val="16"/>
          <w:szCs w:val="16"/>
        </w:rPr>
      </w:pPr>
      <w:r w:rsidRPr="0010375C">
        <w:rPr>
          <w:sz w:val="16"/>
          <w:szCs w:val="16"/>
        </w:rPr>
        <w:t xml:space="preserve">    Running </w:t>
      </w:r>
      <w:proofErr w:type="spellStart"/>
      <w:r w:rsidRPr="0010375C">
        <w:rPr>
          <w:sz w:val="16"/>
          <w:szCs w:val="16"/>
        </w:rPr>
        <w:t>make_categorical</w:t>
      </w:r>
      <w:proofErr w:type="spellEnd"/>
    </w:p>
    <w:p w14:paraId="65B6B849" w14:textId="77777777" w:rsidR="003E6270" w:rsidRPr="0010375C" w:rsidRDefault="003E6270" w:rsidP="003E6270">
      <w:pPr>
        <w:pStyle w:val="code2"/>
        <w:rPr>
          <w:sz w:val="16"/>
          <w:szCs w:val="16"/>
        </w:rPr>
      </w:pPr>
      <w:r w:rsidRPr="0010375C">
        <w:rPr>
          <w:sz w:val="16"/>
          <w:szCs w:val="16"/>
        </w:rPr>
        <w:t xml:space="preserve">    --------------------------------------------------------------------------------</w:t>
      </w:r>
    </w:p>
    <w:p w14:paraId="2DC8C1D4" w14:textId="77777777" w:rsidR="003E6270" w:rsidRPr="0010375C" w:rsidRDefault="003E6270" w:rsidP="003E6270">
      <w:pPr>
        <w:pStyle w:val="code2"/>
        <w:rPr>
          <w:sz w:val="16"/>
          <w:szCs w:val="16"/>
        </w:rPr>
      </w:pPr>
      <w:r w:rsidRPr="0010375C">
        <w:rPr>
          <w:sz w:val="16"/>
          <w:szCs w:val="16"/>
        </w:rPr>
        <w:t xml:space="preserve">    Set 12 of 12 variable(s) as categorical, each with 4,321 observations</w:t>
      </w:r>
    </w:p>
    <w:p w14:paraId="09C0BEC8" w14:textId="77777777" w:rsidR="003E6270" w:rsidRDefault="003E6270" w:rsidP="003E6270">
      <w:pPr>
        <w:pStyle w:val="code2"/>
      </w:pPr>
    </w:p>
    <w:p w14:paraId="4263AD30" w14:textId="77777777" w:rsidR="003E6270" w:rsidRPr="005B23AD" w:rsidRDefault="003E6270" w:rsidP="003E6270">
      <w:pPr>
        <w:pStyle w:val="code2"/>
      </w:pPr>
      <w:r w:rsidRPr="005B23AD">
        <w:t xml:space="preserve">&gt;&gt;&gt; df = </w:t>
      </w:r>
      <w:proofErr w:type="spellStart"/>
      <w:proofErr w:type="gramStart"/>
      <w:r w:rsidRPr="005B23AD">
        <w:t>igem.epc.modify</w:t>
      </w:r>
      <w:proofErr w:type="gramEnd"/>
      <w:r w:rsidRPr="005B23AD">
        <w:t>.make_continuous</w:t>
      </w:r>
      <w:proofErr w:type="spellEnd"/>
      <w:r w:rsidRPr="005B23AD">
        <w:t>(df)</w:t>
      </w:r>
    </w:p>
    <w:p w14:paraId="04F7DC90" w14:textId="77777777" w:rsidR="003E6270" w:rsidRPr="0010375C" w:rsidRDefault="003E6270" w:rsidP="003E6270">
      <w:pPr>
        <w:pStyle w:val="code2"/>
        <w:rPr>
          <w:sz w:val="16"/>
          <w:szCs w:val="16"/>
        </w:rPr>
      </w:pPr>
      <w:r w:rsidRPr="0010375C">
        <w:rPr>
          <w:sz w:val="16"/>
          <w:szCs w:val="16"/>
        </w:rPr>
        <w:t xml:space="preserve">    ================================================================================</w:t>
      </w:r>
    </w:p>
    <w:p w14:paraId="33D536C9" w14:textId="77777777" w:rsidR="003E6270" w:rsidRPr="0010375C" w:rsidRDefault="003E6270" w:rsidP="003E6270">
      <w:pPr>
        <w:pStyle w:val="code2"/>
        <w:rPr>
          <w:sz w:val="16"/>
          <w:szCs w:val="16"/>
        </w:rPr>
      </w:pPr>
      <w:r w:rsidRPr="0010375C">
        <w:rPr>
          <w:sz w:val="16"/>
          <w:szCs w:val="16"/>
        </w:rPr>
        <w:t xml:space="preserve">    Running </w:t>
      </w:r>
      <w:proofErr w:type="spellStart"/>
      <w:r w:rsidRPr="0010375C">
        <w:rPr>
          <w:sz w:val="16"/>
          <w:szCs w:val="16"/>
        </w:rPr>
        <w:t>make_categorical</w:t>
      </w:r>
      <w:proofErr w:type="spellEnd"/>
    </w:p>
    <w:p w14:paraId="15A398E2" w14:textId="77777777" w:rsidR="003E6270" w:rsidRPr="0010375C" w:rsidRDefault="003E6270" w:rsidP="003E6270">
      <w:pPr>
        <w:pStyle w:val="code2"/>
        <w:rPr>
          <w:sz w:val="16"/>
          <w:szCs w:val="16"/>
        </w:rPr>
      </w:pPr>
      <w:r w:rsidRPr="0010375C">
        <w:rPr>
          <w:sz w:val="16"/>
          <w:szCs w:val="16"/>
        </w:rPr>
        <w:t xml:space="preserve">    --------------------------------------------------------------------------------</w:t>
      </w:r>
    </w:p>
    <w:p w14:paraId="402CE41A" w14:textId="77777777" w:rsidR="003E6270" w:rsidRPr="0010375C" w:rsidRDefault="003E6270" w:rsidP="003E6270">
      <w:pPr>
        <w:pStyle w:val="code2"/>
        <w:rPr>
          <w:sz w:val="16"/>
          <w:szCs w:val="16"/>
        </w:rPr>
      </w:pPr>
      <w:r w:rsidRPr="0010375C">
        <w:rPr>
          <w:sz w:val="16"/>
          <w:szCs w:val="16"/>
        </w:rPr>
        <w:t xml:space="preserve">    Set 128 of 128 variable(s) as continuous, each with 4,321 observations</w:t>
      </w:r>
    </w:p>
    <w:p w14:paraId="153796A9" w14:textId="77777777" w:rsidR="003E6270" w:rsidRPr="0010375C" w:rsidRDefault="003E6270" w:rsidP="003E6270">
      <w:pPr>
        <w:pStyle w:val="code2"/>
        <w:rPr>
          <w:sz w:val="16"/>
          <w:szCs w:val="16"/>
        </w:rPr>
      </w:pPr>
    </w:p>
    <w:p w14:paraId="109B8360" w14:textId="77777777" w:rsidR="003E6270" w:rsidRDefault="003E6270" w:rsidP="003E6270">
      <w:pPr>
        <w:pStyle w:val="code2"/>
      </w:pPr>
      <w:r w:rsidRPr="005B23AD">
        <w:t xml:space="preserve">&gt;&gt;&gt; df = </w:t>
      </w:r>
      <w:proofErr w:type="spellStart"/>
      <w:proofErr w:type="gramStart"/>
      <w:r w:rsidRPr="005B23AD">
        <w:t>igem.epc.modify</w:t>
      </w:r>
      <w:proofErr w:type="gramEnd"/>
      <w:r w:rsidRPr="005B23AD">
        <w:t>.merge_variables</w:t>
      </w:r>
      <w:proofErr w:type="spellEnd"/>
      <w:r w:rsidRPr="005B23AD">
        <w:t>(</w:t>
      </w:r>
      <w:proofErr w:type="spellStart"/>
      <w:r w:rsidRPr="005B23AD">
        <w:t>df_bin</w:t>
      </w:r>
      <w:proofErr w:type="spellEnd"/>
      <w:r w:rsidRPr="005B23AD">
        <w:t xml:space="preserve">, </w:t>
      </w:r>
      <w:proofErr w:type="spellStart"/>
      <w:r w:rsidRPr="005B23AD">
        <w:t>df_cat</w:t>
      </w:r>
      <w:proofErr w:type="spellEnd"/>
      <w:r w:rsidRPr="005B23AD">
        <w:t>, how='outer')</w:t>
      </w:r>
    </w:p>
    <w:p w14:paraId="390BB345" w14:textId="77777777" w:rsidR="003E6270" w:rsidRDefault="003E6270" w:rsidP="003E6270">
      <w:pPr>
        <w:pStyle w:val="code2"/>
      </w:pPr>
    </w:p>
    <w:p w14:paraId="10E93D27" w14:textId="77777777" w:rsidR="003E6270" w:rsidRPr="005B23AD" w:rsidRDefault="003E6270" w:rsidP="003E6270">
      <w:pPr>
        <w:pStyle w:val="code2"/>
      </w:pPr>
      <w:r w:rsidRPr="005B23AD">
        <w:t xml:space="preserve">&gt;&gt;&gt; </w:t>
      </w:r>
      <w:proofErr w:type="spellStart"/>
      <w:r w:rsidRPr="005B23AD">
        <w:t>df_cat</w:t>
      </w:r>
      <w:proofErr w:type="spellEnd"/>
      <w:r w:rsidRPr="005B23AD">
        <w:t xml:space="preserve">, </w:t>
      </w:r>
      <w:proofErr w:type="spellStart"/>
      <w:r w:rsidRPr="005B23AD">
        <w:t>df_cont</w:t>
      </w:r>
      <w:proofErr w:type="spellEnd"/>
      <w:r w:rsidRPr="005B23AD">
        <w:t xml:space="preserve"> = </w:t>
      </w:r>
      <w:proofErr w:type="spellStart"/>
      <w:proofErr w:type="gramStart"/>
      <w:r w:rsidRPr="005B23AD">
        <w:t>igem.epc.modify</w:t>
      </w:r>
      <w:proofErr w:type="gramEnd"/>
      <w:r w:rsidRPr="005B23AD">
        <w:t>.move_variables</w:t>
      </w:r>
      <w:proofErr w:type="spellEnd"/>
      <w:r w:rsidRPr="005B23AD">
        <w:t>(</w:t>
      </w:r>
    </w:p>
    <w:p w14:paraId="5EDBC7E6" w14:textId="77777777" w:rsidR="003E6270" w:rsidRPr="005B23AD" w:rsidRDefault="003E6270" w:rsidP="003E6270">
      <w:pPr>
        <w:pStyle w:val="code2"/>
      </w:pPr>
      <w:r w:rsidRPr="005B23AD">
        <w:t xml:space="preserve">                 </w:t>
      </w:r>
      <w:proofErr w:type="spellStart"/>
      <w:r w:rsidRPr="005B23AD">
        <w:t>df_cat</w:t>
      </w:r>
      <w:proofErr w:type="spellEnd"/>
      <w:r w:rsidRPr="005B23AD">
        <w:t xml:space="preserve">, </w:t>
      </w:r>
      <w:proofErr w:type="spellStart"/>
      <w:r w:rsidRPr="005B23AD">
        <w:t>df_cont</w:t>
      </w:r>
      <w:proofErr w:type="spellEnd"/>
      <w:r w:rsidRPr="005B23AD">
        <w:t>,</w:t>
      </w:r>
    </w:p>
    <w:p w14:paraId="397E8153" w14:textId="30FFE6D7" w:rsidR="003E6270" w:rsidRPr="005B23AD" w:rsidRDefault="003E6270" w:rsidP="003E6270">
      <w:pPr>
        <w:pStyle w:val="code2"/>
      </w:pPr>
      <w:r w:rsidRPr="005B23AD">
        <w:t xml:space="preserve">                 only</w:t>
      </w:r>
      <w:proofErr w:type="gramStart"/>
      <w:r w:rsidRPr="005B23AD">
        <w:t>=[</w:t>
      </w:r>
      <w:proofErr w:type="gramEnd"/>
      <w:r w:rsidRPr="005B23AD">
        <w:t>"DRD350AQ", "DRD350DQ", "DRD350GQ"])</w:t>
      </w:r>
    </w:p>
    <w:p w14:paraId="45342EEF" w14:textId="77777777" w:rsidR="003E6270" w:rsidRPr="0010375C" w:rsidRDefault="003E6270" w:rsidP="003E6270">
      <w:pPr>
        <w:pStyle w:val="code2"/>
        <w:rPr>
          <w:sz w:val="18"/>
          <w:szCs w:val="18"/>
        </w:rPr>
      </w:pPr>
      <w:r w:rsidRPr="005B23AD">
        <w:t xml:space="preserve">    </w:t>
      </w:r>
      <w:r w:rsidRPr="0010375C">
        <w:rPr>
          <w:sz w:val="18"/>
          <w:szCs w:val="18"/>
        </w:rPr>
        <w:t>Moved 3 variables.</w:t>
      </w:r>
    </w:p>
    <w:p w14:paraId="2A515E47" w14:textId="0409402A" w:rsidR="0010375C" w:rsidRDefault="003E6270" w:rsidP="003E6270">
      <w:pPr>
        <w:pStyle w:val="code2"/>
      </w:pPr>
      <w:r w:rsidRPr="005B23AD">
        <w:t xml:space="preserve">&gt;&gt;&gt; </w:t>
      </w:r>
      <w:proofErr w:type="spellStart"/>
      <w:r w:rsidRPr="005B23AD">
        <w:t>discovery_check</w:t>
      </w:r>
      <w:proofErr w:type="spellEnd"/>
      <w:r w:rsidRPr="005B23AD">
        <w:t xml:space="preserve">, </w:t>
      </w:r>
      <w:proofErr w:type="spellStart"/>
      <w:r w:rsidRPr="005B23AD">
        <w:t>discovery_cont</w:t>
      </w:r>
      <w:proofErr w:type="spellEnd"/>
      <w:r w:rsidRPr="005B23AD">
        <w:t xml:space="preserve"> = </w:t>
      </w:r>
    </w:p>
    <w:p w14:paraId="7DF9623C" w14:textId="64479CA5" w:rsidR="003E6270" w:rsidRPr="005B23AD" w:rsidRDefault="003E6270" w:rsidP="0010375C">
      <w:pPr>
        <w:pStyle w:val="code2"/>
        <w:ind w:left="1108"/>
      </w:pPr>
      <w:proofErr w:type="spellStart"/>
      <w:proofErr w:type="gramStart"/>
      <w:r w:rsidRPr="005B23AD">
        <w:t>igem.epc.modify</w:t>
      </w:r>
      <w:proofErr w:type="gramEnd"/>
      <w:r w:rsidRPr="005B23AD">
        <w:t>.move_variables</w:t>
      </w:r>
      <w:proofErr w:type="spellEnd"/>
      <w:r w:rsidRPr="005B23AD">
        <w:t>(</w:t>
      </w:r>
    </w:p>
    <w:p w14:paraId="633A88B6" w14:textId="0FA67A1C" w:rsidR="003E6270" w:rsidRPr="005B23AD" w:rsidRDefault="003E6270" w:rsidP="003E6270">
      <w:pPr>
        <w:pStyle w:val="code2"/>
      </w:pPr>
      <w:r w:rsidRPr="005B23AD">
        <w:t xml:space="preserve">         </w:t>
      </w:r>
      <w:proofErr w:type="spellStart"/>
      <w:r w:rsidRPr="005B23AD">
        <w:t>discovery_check</w:t>
      </w:r>
      <w:proofErr w:type="spellEnd"/>
      <w:r w:rsidRPr="005B23AD">
        <w:t>,</w:t>
      </w:r>
    </w:p>
    <w:p w14:paraId="08F4630E" w14:textId="2E9BD736" w:rsidR="003E6270" w:rsidRPr="005B23AD" w:rsidRDefault="003E6270" w:rsidP="003E6270">
      <w:pPr>
        <w:pStyle w:val="code2"/>
      </w:pPr>
      <w:r w:rsidRPr="005B23AD">
        <w:t xml:space="preserve">         </w:t>
      </w:r>
      <w:proofErr w:type="spellStart"/>
      <w:r w:rsidRPr="005B23AD">
        <w:t>discovery_cont</w:t>
      </w:r>
      <w:proofErr w:type="spellEnd"/>
      <w:r w:rsidRPr="005B23AD">
        <w:t>)</w:t>
      </w:r>
    </w:p>
    <w:p w14:paraId="2288B421" w14:textId="77777777" w:rsidR="003E6270" w:rsidRDefault="003E6270" w:rsidP="003E6270">
      <w:pPr>
        <w:pStyle w:val="code2"/>
      </w:pPr>
      <w:r w:rsidRPr="005B23AD">
        <w:t xml:space="preserve">    Moved 39 variables.</w:t>
      </w:r>
    </w:p>
    <w:p w14:paraId="7173179F" w14:textId="77777777" w:rsidR="003E6270" w:rsidRDefault="003E6270" w:rsidP="003E6270">
      <w:pPr>
        <w:pStyle w:val="code2"/>
      </w:pPr>
    </w:p>
    <w:p w14:paraId="675E3375" w14:textId="77777777" w:rsidR="003E6270" w:rsidRPr="005B23AD" w:rsidRDefault="003E6270" w:rsidP="003E6270">
      <w:pPr>
        <w:pStyle w:val="code2"/>
      </w:pPr>
      <w:r w:rsidRPr="005B23AD">
        <w:t xml:space="preserve">&gt;&gt;&gt; </w:t>
      </w:r>
      <w:proofErr w:type="spellStart"/>
      <w:r w:rsidRPr="005B23AD">
        <w:t>df_cat</w:t>
      </w:r>
      <w:proofErr w:type="spellEnd"/>
      <w:r w:rsidRPr="005B23AD">
        <w:t xml:space="preserve">, </w:t>
      </w:r>
      <w:proofErr w:type="spellStart"/>
      <w:r w:rsidRPr="005B23AD">
        <w:t>df_cont</w:t>
      </w:r>
      <w:proofErr w:type="spellEnd"/>
      <w:r w:rsidRPr="005B23AD">
        <w:t xml:space="preserve"> = </w:t>
      </w:r>
      <w:proofErr w:type="spellStart"/>
      <w:proofErr w:type="gramStart"/>
      <w:r w:rsidRPr="005B23AD">
        <w:t>igem.epc.modify</w:t>
      </w:r>
      <w:proofErr w:type="gramEnd"/>
      <w:r w:rsidRPr="005B23AD">
        <w:t>.move_variables</w:t>
      </w:r>
      <w:proofErr w:type="spellEnd"/>
      <w:r w:rsidRPr="005B23AD">
        <w:t>(</w:t>
      </w:r>
    </w:p>
    <w:p w14:paraId="23E903B8" w14:textId="77777777" w:rsidR="003E6270" w:rsidRPr="005B23AD" w:rsidRDefault="003E6270" w:rsidP="003E6270">
      <w:pPr>
        <w:pStyle w:val="code2"/>
      </w:pPr>
      <w:r w:rsidRPr="005B23AD">
        <w:t xml:space="preserve">                 </w:t>
      </w:r>
      <w:proofErr w:type="spellStart"/>
      <w:r w:rsidRPr="005B23AD">
        <w:t>df_cat</w:t>
      </w:r>
      <w:proofErr w:type="spellEnd"/>
      <w:r w:rsidRPr="005B23AD">
        <w:t xml:space="preserve">, </w:t>
      </w:r>
      <w:proofErr w:type="spellStart"/>
      <w:r w:rsidRPr="005B23AD">
        <w:t>df_cont</w:t>
      </w:r>
      <w:proofErr w:type="spellEnd"/>
      <w:r w:rsidRPr="005B23AD">
        <w:t>,</w:t>
      </w:r>
    </w:p>
    <w:p w14:paraId="6D73547B" w14:textId="7945A8CF" w:rsidR="003E6270" w:rsidRPr="005B23AD" w:rsidRDefault="003E6270" w:rsidP="003E6270">
      <w:pPr>
        <w:pStyle w:val="code2"/>
      </w:pPr>
      <w:r w:rsidRPr="005B23AD">
        <w:t xml:space="preserve">                 only</w:t>
      </w:r>
      <w:proofErr w:type="gramStart"/>
      <w:r w:rsidRPr="005B23AD">
        <w:t>=[</w:t>
      </w:r>
      <w:proofErr w:type="gramEnd"/>
      <w:r w:rsidRPr="005B23AD">
        <w:t>"DRD350AQ", "DRD350DQ", "DRD350GQ"])</w:t>
      </w:r>
    </w:p>
    <w:p w14:paraId="7C7CD1B0" w14:textId="77777777" w:rsidR="003E6270" w:rsidRPr="005B23AD" w:rsidRDefault="003E6270" w:rsidP="003E6270">
      <w:pPr>
        <w:pStyle w:val="code2"/>
      </w:pPr>
      <w:r w:rsidRPr="005B23AD">
        <w:t xml:space="preserve">    Moved 3 variables.</w:t>
      </w:r>
    </w:p>
    <w:p w14:paraId="5B85596D" w14:textId="77777777" w:rsidR="003E6270" w:rsidRPr="005B23AD" w:rsidRDefault="003E6270" w:rsidP="003E6270">
      <w:pPr>
        <w:pStyle w:val="code2"/>
      </w:pPr>
      <w:r w:rsidRPr="005B23AD">
        <w:t xml:space="preserve">&gt;&gt;&gt; </w:t>
      </w:r>
      <w:proofErr w:type="spellStart"/>
      <w:r w:rsidRPr="005B23AD">
        <w:t>discovery_check</w:t>
      </w:r>
      <w:proofErr w:type="spellEnd"/>
      <w:r w:rsidRPr="005B23AD">
        <w:t xml:space="preserve">, </w:t>
      </w:r>
      <w:proofErr w:type="spellStart"/>
      <w:r w:rsidRPr="005B23AD">
        <w:t>discovery_cont</w:t>
      </w:r>
      <w:proofErr w:type="spellEnd"/>
      <w:r w:rsidRPr="005B23AD">
        <w:t xml:space="preserve"> = </w:t>
      </w:r>
      <w:proofErr w:type="spellStart"/>
      <w:proofErr w:type="gramStart"/>
      <w:r w:rsidRPr="005B23AD">
        <w:t>igem.epc.modify</w:t>
      </w:r>
      <w:proofErr w:type="gramEnd"/>
      <w:r w:rsidRPr="005B23AD">
        <w:t>.move_variables</w:t>
      </w:r>
      <w:proofErr w:type="spellEnd"/>
      <w:r w:rsidRPr="005B23AD">
        <w:t>(</w:t>
      </w:r>
    </w:p>
    <w:p w14:paraId="25C49A9E" w14:textId="77777777" w:rsidR="003E6270" w:rsidRPr="005B23AD" w:rsidRDefault="003E6270" w:rsidP="003E6270">
      <w:pPr>
        <w:pStyle w:val="code2"/>
      </w:pPr>
      <w:r w:rsidRPr="005B23AD">
        <w:t xml:space="preserve">                        </w:t>
      </w:r>
      <w:proofErr w:type="spellStart"/>
      <w:r w:rsidRPr="005B23AD">
        <w:t>discovery_check</w:t>
      </w:r>
      <w:proofErr w:type="spellEnd"/>
      <w:r w:rsidRPr="005B23AD">
        <w:t>,</w:t>
      </w:r>
    </w:p>
    <w:p w14:paraId="13E1A873" w14:textId="3805DCA8" w:rsidR="003E6270" w:rsidRPr="005B23AD" w:rsidRDefault="003E6270" w:rsidP="003E6270">
      <w:pPr>
        <w:pStyle w:val="code2"/>
      </w:pPr>
      <w:r w:rsidRPr="005B23AD">
        <w:t xml:space="preserve">                        </w:t>
      </w:r>
      <w:proofErr w:type="spellStart"/>
      <w:r w:rsidRPr="005B23AD">
        <w:t>discovery_cont</w:t>
      </w:r>
      <w:proofErr w:type="spellEnd"/>
      <w:r w:rsidRPr="005B23AD">
        <w:t>)</w:t>
      </w:r>
    </w:p>
    <w:p w14:paraId="53080DCF" w14:textId="77777777" w:rsidR="003E6270" w:rsidRDefault="003E6270" w:rsidP="003E6270">
      <w:pPr>
        <w:pStyle w:val="code2"/>
      </w:pPr>
      <w:r w:rsidRPr="005B23AD">
        <w:t xml:space="preserve">    Moved 39 variables.</w:t>
      </w:r>
    </w:p>
    <w:p w14:paraId="77069A5C" w14:textId="77777777" w:rsidR="003E6270" w:rsidRDefault="003E6270" w:rsidP="003E6270">
      <w:pPr>
        <w:pStyle w:val="code2"/>
      </w:pPr>
    </w:p>
    <w:p w14:paraId="535CA54B" w14:textId="77777777" w:rsidR="003E6270" w:rsidRPr="005B23AD" w:rsidRDefault="003E6270" w:rsidP="003E6270">
      <w:pPr>
        <w:pStyle w:val="code2"/>
      </w:pPr>
      <w:r w:rsidRPr="005B23AD">
        <w:t xml:space="preserve">&gt;&gt;&gt; </w:t>
      </w:r>
      <w:proofErr w:type="spellStart"/>
      <w:r w:rsidRPr="005B23AD">
        <w:t>nhanes_rm_outliers</w:t>
      </w:r>
      <w:proofErr w:type="spellEnd"/>
      <w:r w:rsidRPr="005B23AD">
        <w:t xml:space="preserve"> = </w:t>
      </w:r>
      <w:proofErr w:type="spellStart"/>
      <w:proofErr w:type="gramStart"/>
      <w:r w:rsidRPr="005B23AD">
        <w:t>igem.epc.modify</w:t>
      </w:r>
      <w:proofErr w:type="gramEnd"/>
      <w:r w:rsidRPr="005B23AD">
        <w:t>.remove_outliers</w:t>
      </w:r>
      <w:proofErr w:type="spellEnd"/>
      <w:r w:rsidRPr="005B23AD">
        <w:t>(</w:t>
      </w:r>
    </w:p>
    <w:p w14:paraId="243E216A" w14:textId="77777777" w:rsidR="003E6270" w:rsidRPr="005B23AD" w:rsidRDefault="003E6270" w:rsidP="003E6270">
      <w:pPr>
        <w:pStyle w:val="code2"/>
      </w:pPr>
      <w:r w:rsidRPr="005B23AD">
        <w:t xml:space="preserve">                </w:t>
      </w:r>
      <w:proofErr w:type="spellStart"/>
      <w:r w:rsidRPr="005B23AD">
        <w:t>nhanes</w:t>
      </w:r>
      <w:proofErr w:type="spellEnd"/>
      <w:r w:rsidRPr="005B23AD">
        <w:t>,</w:t>
      </w:r>
    </w:p>
    <w:p w14:paraId="7E9499F3" w14:textId="77777777" w:rsidR="003E6270" w:rsidRPr="005B23AD" w:rsidRDefault="003E6270" w:rsidP="003E6270">
      <w:pPr>
        <w:pStyle w:val="code2"/>
      </w:pPr>
      <w:r w:rsidRPr="005B23AD">
        <w:t xml:space="preserve">                method='</w:t>
      </w:r>
      <w:proofErr w:type="spellStart"/>
      <w:r w:rsidRPr="005B23AD">
        <w:t>iqr</w:t>
      </w:r>
      <w:proofErr w:type="spellEnd"/>
      <w:r w:rsidRPr="005B23AD">
        <w:t>',</w:t>
      </w:r>
    </w:p>
    <w:p w14:paraId="25E2F331" w14:textId="77777777" w:rsidR="003E6270" w:rsidRPr="005B23AD" w:rsidRDefault="003E6270" w:rsidP="003E6270">
      <w:pPr>
        <w:pStyle w:val="code2"/>
      </w:pPr>
      <w:r w:rsidRPr="005B23AD">
        <w:t xml:space="preserve">                cutoff=1.5,</w:t>
      </w:r>
    </w:p>
    <w:p w14:paraId="0E9878A5" w14:textId="77777777" w:rsidR="003E6270" w:rsidRPr="005B23AD" w:rsidRDefault="003E6270" w:rsidP="003E6270">
      <w:pPr>
        <w:pStyle w:val="code2"/>
      </w:pPr>
      <w:r w:rsidRPr="005B23AD">
        <w:t xml:space="preserve">                only</w:t>
      </w:r>
      <w:proofErr w:type="gramStart"/>
      <w:r w:rsidRPr="005B23AD">
        <w:t>=[</w:t>
      </w:r>
      <w:proofErr w:type="gramEnd"/>
      <w:r w:rsidRPr="005B23AD">
        <w:t>'DR1TVB1',</w:t>
      </w:r>
    </w:p>
    <w:p w14:paraId="0A58FD41" w14:textId="77777777" w:rsidR="003E6270" w:rsidRPr="005B23AD" w:rsidRDefault="003E6270" w:rsidP="003E6270">
      <w:pPr>
        <w:pStyle w:val="code2"/>
      </w:pPr>
      <w:r w:rsidRPr="005B23AD">
        <w:t xml:space="preserve">                'URXP07',</w:t>
      </w:r>
    </w:p>
    <w:p w14:paraId="12F859A4" w14:textId="77777777" w:rsidR="003E6270" w:rsidRPr="005B23AD" w:rsidRDefault="003E6270" w:rsidP="003E6270">
      <w:pPr>
        <w:pStyle w:val="code2"/>
      </w:pPr>
      <w:r w:rsidRPr="005B23AD">
        <w:t xml:space="preserve">                'SMQ077']</w:t>
      </w:r>
    </w:p>
    <w:p w14:paraId="5C93B6CD" w14:textId="77777777" w:rsidR="003E6270" w:rsidRPr="005B23AD" w:rsidRDefault="003E6270" w:rsidP="003E6270">
      <w:pPr>
        <w:pStyle w:val="code2"/>
      </w:pPr>
      <w:r w:rsidRPr="005B23AD">
        <w:t xml:space="preserve">                )</w:t>
      </w:r>
    </w:p>
    <w:p w14:paraId="29D8C897" w14:textId="77777777" w:rsidR="003E6270" w:rsidRPr="0010375C" w:rsidRDefault="003E6270" w:rsidP="003E6270">
      <w:pPr>
        <w:pStyle w:val="code2"/>
        <w:rPr>
          <w:sz w:val="16"/>
          <w:szCs w:val="16"/>
        </w:rPr>
      </w:pPr>
      <w:r w:rsidRPr="0010375C">
        <w:rPr>
          <w:sz w:val="16"/>
          <w:szCs w:val="16"/>
        </w:rPr>
        <w:t xml:space="preserve">    ================================================================================</w:t>
      </w:r>
    </w:p>
    <w:p w14:paraId="7C9414D4" w14:textId="77777777" w:rsidR="003E6270" w:rsidRPr="0010375C" w:rsidRDefault="003E6270" w:rsidP="003E6270">
      <w:pPr>
        <w:pStyle w:val="code2"/>
        <w:rPr>
          <w:sz w:val="16"/>
          <w:szCs w:val="16"/>
        </w:rPr>
      </w:pPr>
      <w:r w:rsidRPr="0010375C">
        <w:rPr>
          <w:sz w:val="16"/>
          <w:szCs w:val="16"/>
        </w:rPr>
        <w:t xml:space="preserve">    Running </w:t>
      </w:r>
      <w:proofErr w:type="spellStart"/>
      <w:r w:rsidRPr="0010375C">
        <w:rPr>
          <w:sz w:val="16"/>
          <w:szCs w:val="16"/>
        </w:rPr>
        <w:t>remove_outliers</w:t>
      </w:r>
      <w:proofErr w:type="spellEnd"/>
    </w:p>
    <w:p w14:paraId="57F01043" w14:textId="77777777" w:rsidR="003E6270" w:rsidRPr="0010375C" w:rsidRDefault="003E6270" w:rsidP="003E6270">
      <w:pPr>
        <w:pStyle w:val="code2"/>
        <w:rPr>
          <w:sz w:val="16"/>
          <w:szCs w:val="16"/>
        </w:rPr>
      </w:pPr>
      <w:r w:rsidRPr="0010375C">
        <w:rPr>
          <w:sz w:val="16"/>
          <w:szCs w:val="16"/>
        </w:rPr>
        <w:t xml:space="preserve">    --------------------------------------------------------------------------------</w:t>
      </w:r>
    </w:p>
    <w:p w14:paraId="2FACAEEF" w14:textId="77777777" w:rsidR="003E6270" w:rsidRPr="0010375C" w:rsidRDefault="003E6270" w:rsidP="003E6270">
      <w:pPr>
        <w:pStyle w:val="code2"/>
        <w:rPr>
          <w:sz w:val="16"/>
          <w:szCs w:val="16"/>
        </w:rPr>
      </w:pPr>
      <w:r w:rsidRPr="0010375C">
        <w:rPr>
          <w:sz w:val="16"/>
          <w:szCs w:val="16"/>
        </w:rPr>
        <w:t xml:space="preserve">    WARNING: 36 variables need to be categorized into a type manually</w:t>
      </w:r>
    </w:p>
    <w:p w14:paraId="0EBFE370" w14:textId="77777777" w:rsidR="003E6270" w:rsidRPr="0010375C" w:rsidRDefault="003E6270" w:rsidP="003E6270">
      <w:pPr>
        <w:pStyle w:val="code2"/>
        <w:rPr>
          <w:sz w:val="16"/>
          <w:szCs w:val="16"/>
        </w:rPr>
      </w:pPr>
      <w:r w:rsidRPr="0010375C">
        <w:rPr>
          <w:sz w:val="16"/>
          <w:szCs w:val="16"/>
        </w:rPr>
        <w:t xml:space="preserve">    Removing outliers from 2 continuous variables with values &lt; 1st Quartile -</w:t>
      </w:r>
    </w:p>
    <w:p w14:paraId="728506A4" w14:textId="77777777" w:rsidR="003E6270" w:rsidRPr="0010375C" w:rsidRDefault="003E6270" w:rsidP="003E6270">
      <w:pPr>
        <w:pStyle w:val="code2"/>
        <w:rPr>
          <w:sz w:val="16"/>
          <w:szCs w:val="16"/>
        </w:rPr>
      </w:pPr>
      <w:r w:rsidRPr="0010375C">
        <w:rPr>
          <w:sz w:val="16"/>
          <w:szCs w:val="16"/>
        </w:rPr>
        <w:lastRenderedPageBreak/>
        <w:t xml:space="preserve">            (1.5 * IQR) or &gt; 3rd quartile + (1.5 * IQR)</w:t>
      </w:r>
    </w:p>
    <w:p w14:paraId="745CC24D" w14:textId="77777777" w:rsidR="003E6270" w:rsidRPr="0010375C" w:rsidRDefault="003E6270" w:rsidP="003E6270">
      <w:pPr>
        <w:pStyle w:val="code2"/>
        <w:rPr>
          <w:sz w:val="16"/>
          <w:szCs w:val="16"/>
        </w:rPr>
      </w:pPr>
      <w:r w:rsidRPr="0010375C">
        <w:rPr>
          <w:sz w:val="16"/>
          <w:szCs w:val="16"/>
        </w:rPr>
        <w:t xml:space="preserve">            Removed 0 low and 430 high IQR outliers from URXP07</w:t>
      </w:r>
    </w:p>
    <w:p w14:paraId="25970693" w14:textId="77777777" w:rsidR="003E6270" w:rsidRPr="0010375C" w:rsidRDefault="003E6270" w:rsidP="003E6270">
      <w:pPr>
        <w:pStyle w:val="code2"/>
        <w:rPr>
          <w:sz w:val="16"/>
          <w:szCs w:val="16"/>
        </w:rPr>
      </w:pPr>
      <w:r w:rsidRPr="0010375C">
        <w:rPr>
          <w:sz w:val="16"/>
          <w:szCs w:val="16"/>
        </w:rPr>
        <w:t xml:space="preserve">                (</w:t>
      </w:r>
      <w:proofErr w:type="gramStart"/>
      <w:r w:rsidRPr="0010375C">
        <w:rPr>
          <w:sz w:val="16"/>
          <w:szCs w:val="16"/>
        </w:rPr>
        <w:t>outside</w:t>
      </w:r>
      <w:proofErr w:type="gramEnd"/>
      <w:r w:rsidRPr="0010375C">
        <w:rPr>
          <w:sz w:val="16"/>
          <w:szCs w:val="16"/>
        </w:rPr>
        <w:t xml:space="preserve"> -153.55 to 341.25)</w:t>
      </w:r>
    </w:p>
    <w:p w14:paraId="2DE3FFF5" w14:textId="77777777" w:rsidR="003E6270" w:rsidRPr="0010375C" w:rsidRDefault="003E6270" w:rsidP="003E6270">
      <w:pPr>
        <w:pStyle w:val="code2"/>
        <w:rPr>
          <w:sz w:val="16"/>
          <w:szCs w:val="16"/>
        </w:rPr>
      </w:pPr>
      <w:r w:rsidRPr="0010375C">
        <w:rPr>
          <w:sz w:val="16"/>
          <w:szCs w:val="16"/>
        </w:rPr>
        <w:t xml:space="preserve">            Removed 0 low and 730 high IQR outliers from DR1TVB1</w:t>
      </w:r>
    </w:p>
    <w:p w14:paraId="1EDF2995" w14:textId="77777777" w:rsidR="003E6270" w:rsidRPr="0010375C" w:rsidRDefault="003E6270" w:rsidP="003E6270">
      <w:pPr>
        <w:pStyle w:val="code2"/>
        <w:rPr>
          <w:sz w:val="16"/>
          <w:szCs w:val="16"/>
        </w:rPr>
      </w:pPr>
      <w:r w:rsidRPr="0010375C">
        <w:rPr>
          <w:sz w:val="16"/>
          <w:szCs w:val="16"/>
        </w:rPr>
        <w:t xml:space="preserve">                (</w:t>
      </w:r>
      <w:proofErr w:type="gramStart"/>
      <w:r w:rsidRPr="0010375C">
        <w:rPr>
          <w:sz w:val="16"/>
          <w:szCs w:val="16"/>
        </w:rPr>
        <w:t>outside</w:t>
      </w:r>
      <w:proofErr w:type="gramEnd"/>
      <w:r w:rsidRPr="0010375C">
        <w:rPr>
          <w:sz w:val="16"/>
          <w:szCs w:val="16"/>
        </w:rPr>
        <w:t xml:space="preserve"> -0.47 to 3.48)</w:t>
      </w:r>
    </w:p>
    <w:p w14:paraId="724AE8DB" w14:textId="77777777" w:rsidR="003E6270" w:rsidRPr="0010375C" w:rsidRDefault="003E6270" w:rsidP="003E6270">
      <w:pPr>
        <w:pStyle w:val="code2"/>
        <w:rPr>
          <w:sz w:val="16"/>
          <w:szCs w:val="16"/>
        </w:rPr>
      </w:pPr>
    </w:p>
    <w:p w14:paraId="3ED40E72" w14:textId="6144D3F2" w:rsidR="003E6270" w:rsidRPr="005B23AD" w:rsidRDefault="003E6270" w:rsidP="003E6270">
      <w:pPr>
        <w:pStyle w:val="code2"/>
      </w:pPr>
      <w:r w:rsidRPr="005B23AD">
        <w:t xml:space="preserve">&gt;&gt;&gt; </w:t>
      </w:r>
      <w:proofErr w:type="spellStart"/>
      <w:r w:rsidRPr="005B23AD">
        <w:t>nhanes_rm_outliers</w:t>
      </w:r>
      <w:proofErr w:type="spellEnd"/>
      <w:r w:rsidRPr="005B23AD">
        <w:t xml:space="preserve"> = </w:t>
      </w:r>
      <w:proofErr w:type="spellStart"/>
      <w:proofErr w:type="gramStart"/>
      <w:r w:rsidRPr="005B23AD">
        <w:t>igem.epc.modify</w:t>
      </w:r>
      <w:proofErr w:type="gramEnd"/>
      <w:r w:rsidRPr="005B23AD">
        <w:t>.remove_outliers</w:t>
      </w:r>
      <w:proofErr w:type="spellEnd"/>
      <w:r w:rsidRPr="005B23AD">
        <w:t>(</w:t>
      </w:r>
    </w:p>
    <w:p w14:paraId="683B130A" w14:textId="77777777" w:rsidR="003E6270" w:rsidRPr="005B23AD" w:rsidRDefault="003E6270" w:rsidP="003E6270">
      <w:pPr>
        <w:pStyle w:val="code2"/>
      </w:pPr>
      <w:r w:rsidRPr="005B23AD">
        <w:t xml:space="preserve">                </w:t>
      </w:r>
      <w:proofErr w:type="spellStart"/>
      <w:r w:rsidRPr="005B23AD">
        <w:t>nhanes</w:t>
      </w:r>
      <w:proofErr w:type="spellEnd"/>
      <w:r w:rsidRPr="005B23AD">
        <w:t>,</w:t>
      </w:r>
    </w:p>
    <w:p w14:paraId="3D56487D" w14:textId="77777777" w:rsidR="003E6270" w:rsidRPr="005B23AD" w:rsidRDefault="003E6270" w:rsidP="003E6270">
      <w:pPr>
        <w:pStyle w:val="code2"/>
      </w:pPr>
      <w:r w:rsidRPr="005B23AD">
        <w:t xml:space="preserve">                only</w:t>
      </w:r>
      <w:proofErr w:type="gramStart"/>
      <w:r w:rsidRPr="005B23AD">
        <w:t>=[</w:t>
      </w:r>
      <w:proofErr w:type="gramEnd"/>
      <w:r w:rsidRPr="005B23AD">
        <w:t>'DR1TVB1',</w:t>
      </w:r>
    </w:p>
    <w:p w14:paraId="3ADBC32E" w14:textId="64E50E9A" w:rsidR="003E6270" w:rsidRPr="005B23AD" w:rsidRDefault="003E6270" w:rsidP="003E6270">
      <w:pPr>
        <w:pStyle w:val="code2"/>
      </w:pPr>
      <w:r w:rsidRPr="005B23AD">
        <w:t xml:space="preserve">                'URXP07'])</w:t>
      </w:r>
    </w:p>
    <w:p w14:paraId="1BDB8BA9" w14:textId="77777777" w:rsidR="003E6270" w:rsidRPr="0010375C" w:rsidRDefault="003E6270" w:rsidP="003E6270">
      <w:pPr>
        <w:pStyle w:val="code2"/>
        <w:rPr>
          <w:sz w:val="16"/>
          <w:szCs w:val="16"/>
        </w:rPr>
      </w:pPr>
      <w:r w:rsidRPr="005B23AD">
        <w:t xml:space="preserve">    </w:t>
      </w:r>
      <w:r w:rsidRPr="0010375C">
        <w:rPr>
          <w:sz w:val="16"/>
          <w:szCs w:val="16"/>
        </w:rPr>
        <w:t>================================================================================</w:t>
      </w:r>
    </w:p>
    <w:p w14:paraId="5089A4F7" w14:textId="77777777" w:rsidR="003E6270" w:rsidRPr="0010375C" w:rsidRDefault="003E6270" w:rsidP="003E6270">
      <w:pPr>
        <w:pStyle w:val="code2"/>
        <w:rPr>
          <w:sz w:val="16"/>
          <w:szCs w:val="16"/>
        </w:rPr>
      </w:pPr>
      <w:r w:rsidRPr="0010375C">
        <w:rPr>
          <w:sz w:val="16"/>
          <w:szCs w:val="16"/>
        </w:rPr>
        <w:t xml:space="preserve">    Running </w:t>
      </w:r>
      <w:proofErr w:type="spellStart"/>
      <w:r w:rsidRPr="0010375C">
        <w:rPr>
          <w:sz w:val="16"/>
          <w:szCs w:val="16"/>
        </w:rPr>
        <w:t>remove_outliers</w:t>
      </w:r>
      <w:proofErr w:type="spellEnd"/>
    </w:p>
    <w:p w14:paraId="4B8A7803" w14:textId="77777777" w:rsidR="003E6270" w:rsidRPr="0010375C" w:rsidRDefault="003E6270" w:rsidP="003E6270">
      <w:pPr>
        <w:pStyle w:val="code2"/>
        <w:rPr>
          <w:sz w:val="16"/>
          <w:szCs w:val="16"/>
        </w:rPr>
      </w:pPr>
      <w:r w:rsidRPr="0010375C">
        <w:rPr>
          <w:sz w:val="16"/>
          <w:szCs w:val="16"/>
        </w:rPr>
        <w:t xml:space="preserve">    --------------------------------------------------------------------------------</w:t>
      </w:r>
    </w:p>
    <w:p w14:paraId="1A2AF497" w14:textId="77777777" w:rsidR="003E6270" w:rsidRPr="0010375C" w:rsidRDefault="003E6270" w:rsidP="003E6270">
      <w:pPr>
        <w:pStyle w:val="code2"/>
        <w:rPr>
          <w:sz w:val="16"/>
          <w:szCs w:val="16"/>
        </w:rPr>
      </w:pPr>
      <w:r w:rsidRPr="0010375C">
        <w:rPr>
          <w:sz w:val="16"/>
          <w:szCs w:val="16"/>
        </w:rPr>
        <w:t xml:space="preserve">    WARNING: 36 variables need to be categorized into a type manually</w:t>
      </w:r>
    </w:p>
    <w:p w14:paraId="7CF6151A" w14:textId="77777777" w:rsidR="003E6270" w:rsidRPr="0010375C" w:rsidRDefault="003E6270" w:rsidP="003E6270">
      <w:pPr>
        <w:pStyle w:val="code2"/>
        <w:rPr>
          <w:sz w:val="16"/>
          <w:szCs w:val="16"/>
        </w:rPr>
      </w:pPr>
      <w:r w:rsidRPr="0010375C">
        <w:rPr>
          <w:sz w:val="16"/>
          <w:szCs w:val="16"/>
        </w:rPr>
        <w:t xml:space="preserve">    Removing outliers from 2 continuous variables with values more than 3</w:t>
      </w:r>
    </w:p>
    <w:p w14:paraId="079474E5" w14:textId="77777777" w:rsidR="003E6270" w:rsidRPr="0010375C" w:rsidRDefault="003E6270" w:rsidP="003E6270">
      <w:pPr>
        <w:pStyle w:val="code2"/>
        <w:rPr>
          <w:sz w:val="16"/>
          <w:szCs w:val="16"/>
        </w:rPr>
      </w:pPr>
      <w:r w:rsidRPr="0010375C">
        <w:rPr>
          <w:sz w:val="16"/>
          <w:szCs w:val="16"/>
        </w:rPr>
        <w:t xml:space="preserve">            standard deviations from the mean</w:t>
      </w:r>
    </w:p>
    <w:p w14:paraId="65551EC6" w14:textId="77777777" w:rsidR="003E6270" w:rsidRPr="0010375C" w:rsidRDefault="003E6270" w:rsidP="003E6270">
      <w:pPr>
        <w:pStyle w:val="code2"/>
        <w:rPr>
          <w:sz w:val="16"/>
          <w:szCs w:val="16"/>
        </w:rPr>
      </w:pPr>
      <w:r w:rsidRPr="0010375C">
        <w:rPr>
          <w:sz w:val="16"/>
          <w:szCs w:val="16"/>
        </w:rPr>
        <w:t xml:space="preserve">            Removed 0 low and 42 high gaussian outliers from URXP07</w:t>
      </w:r>
    </w:p>
    <w:p w14:paraId="0D8A8ADE" w14:textId="77777777" w:rsidR="003E6270" w:rsidRPr="0010375C" w:rsidRDefault="003E6270" w:rsidP="003E6270">
      <w:pPr>
        <w:pStyle w:val="code2"/>
        <w:rPr>
          <w:sz w:val="16"/>
          <w:szCs w:val="16"/>
        </w:rPr>
      </w:pPr>
      <w:r w:rsidRPr="0010375C">
        <w:rPr>
          <w:sz w:val="16"/>
          <w:szCs w:val="16"/>
        </w:rPr>
        <w:t xml:space="preserve">                (</w:t>
      </w:r>
      <w:proofErr w:type="gramStart"/>
      <w:r w:rsidRPr="0010375C">
        <w:rPr>
          <w:sz w:val="16"/>
          <w:szCs w:val="16"/>
        </w:rPr>
        <w:t>outside</w:t>
      </w:r>
      <w:proofErr w:type="gramEnd"/>
      <w:r w:rsidRPr="0010375C">
        <w:rPr>
          <w:sz w:val="16"/>
          <w:szCs w:val="16"/>
        </w:rPr>
        <w:t xml:space="preserve"> -1,194.83 to 1,508.13)</w:t>
      </w:r>
    </w:p>
    <w:p w14:paraId="16FE2092" w14:textId="77777777" w:rsidR="003E6270" w:rsidRPr="0010375C" w:rsidRDefault="003E6270" w:rsidP="003E6270">
      <w:pPr>
        <w:pStyle w:val="code2"/>
        <w:rPr>
          <w:sz w:val="16"/>
          <w:szCs w:val="16"/>
        </w:rPr>
      </w:pPr>
      <w:r w:rsidRPr="0010375C">
        <w:rPr>
          <w:sz w:val="16"/>
          <w:szCs w:val="16"/>
        </w:rPr>
        <w:t xml:space="preserve">            Removed 0 low and 301 high gaussian outliers from DR1TVB1</w:t>
      </w:r>
    </w:p>
    <w:p w14:paraId="2E34442D" w14:textId="77777777" w:rsidR="003E6270" w:rsidRPr="0010375C" w:rsidRDefault="003E6270" w:rsidP="003E6270">
      <w:pPr>
        <w:pStyle w:val="code2"/>
        <w:rPr>
          <w:sz w:val="16"/>
          <w:szCs w:val="16"/>
        </w:rPr>
      </w:pPr>
      <w:r w:rsidRPr="0010375C">
        <w:rPr>
          <w:sz w:val="16"/>
          <w:szCs w:val="16"/>
        </w:rPr>
        <w:t xml:space="preserve">                (</w:t>
      </w:r>
      <w:proofErr w:type="gramStart"/>
      <w:r w:rsidRPr="0010375C">
        <w:rPr>
          <w:sz w:val="16"/>
          <w:szCs w:val="16"/>
        </w:rPr>
        <w:t>outside</w:t>
      </w:r>
      <w:proofErr w:type="gramEnd"/>
      <w:r w:rsidRPr="0010375C">
        <w:rPr>
          <w:sz w:val="16"/>
          <w:szCs w:val="16"/>
        </w:rPr>
        <w:t xml:space="preserve"> -1.06 to 4.27)</w:t>
      </w:r>
    </w:p>
    <w:p w14:paraId="26284299" w14:textId="77777777" w:rsidR="003E6270" w:rsidRDefault="003E6270" w:rsidP="003E6270">
      <w:pPr>
        <w:pStyle w:val="code2"/>
      </w:pPr>
    </w:p>
    <w:p w14:paraId="718FAFA9" w14:textId="77777777" w:rsidR="003E6270" w:rsidRPr="005B23AD" w:rsidRDefault="003E6270" w:rsidP="003E6270">
      <w:pPr>
        <w:pStyle w:val="code2"/>
      </w:pPr>
      <w:r w:rsidRPr="005B23AD">
        <w:t xml:space="preserve">&gt;&gt;&gt; </w:t>
      </w:r>
      <w:proofErr w:type="spellStart"/>
      <w:r w:rsidRPr="005B23AD">
        <w:t>nhanes_filtered</w:t>
      </w:r>
      <w:proofErr w:type="spellEnd"/>
      <w:r w:rsidRPr="005B23AD">
        <w:t xml:space="preserve"> = </w:t>
      </w:r>
      <w:proofErr w:type="spellStart"/>
      <w:proofErr w:type="gramStart"/>
      <w:r w:rsidRPr="005B23AD">
        <w:t>igem.epc.modify</w:t>
      </w:r>
      <w:proofErr w:type="gramEnd"/>
      <w:r w:rsidRPr="005B23AD">
        <w:t>.rowfilter_incomplete_obs</w:t>
      </w:r>
      <w:proofErr w:type="spellEnd"/>
      <w:r w:rsidRPr="005B23AD">
        <w:t>(</w:t>
      </w:r>
    </w:p>
    <w:p w14:paraId="3052DC8F" w14:textId="77777777" w:rsidR="003E6270" w:rsidRPr="005B23AD" w:rsidRDefault="003E6270" w:rsidP="003E6270">
      <w:pPr>
        <w:pStyle w:val="code2"/>
      </w:pPr>
      <w:r w:rsidRPr="005B23AD">
        <w:t xml:space="preserve">                    </w:t>
      </w:r>
      <w:proofErr w:type="spellStart"/>
      <w:r w:rsidRPr="005B23AD">
        <w:t>nhanes</w:t>
      </w:r>
      <w:proofErr w:type="spellEnd"/>
      <w:r w:rsidRPr="005B23AD">
        <w:t>,</w:t>
      </w:r>
    </w:p>
    <w:p w14:paraId="75E41EA8" w14:textId="77777777" w:rsidR="003E6270" w:rsidRPr="005B23AD" w:rsidRDefault="003E6270" w:rsidP="003E6270">
      <w:pPr>
        <w:pStyle w:val="code2"/>
      </w:pPr>
      <w:r w:rsidRPr="005B23AD">
        <w:t xml:space="preserve">                    only=[outcome] + covariates</w:t>
      </w:r>
    </w:p>
    <w:p w14:paraId="4B790286" w14:textId="77777777" w:rsidR="003E6270" w:rsidRPr="005B23AD" w:rsidRDefault="003E6270" w:rsidP="003E6270">
      <w:pPr>
        <w:pStyle w:val="code2"/>
      </w:pPr>
      <w:r w:rsidRPr="005B23AD">
        <w:t xml:space="preserve">                    )</w:t>
      </w:r>
    </w:p>
    <w:p w14:paraId="7C62B34E" w14:textId="77777777" w:rsidR="003E6270" w:rsidRPr="0010375C" w:rsidRDefault="003E6270" w:rsidP="003E6270">
      <w:pPr>
        <w:pStyle w:val="code2"/>
        <w:rPr>
          <w:sz w:val="16"/>
          <w:szCs w:val="16"/>
        </w:rPr>
      </w:pPr>
      <w:r w:rsidRPr="0010375C">
        <w:rPr>
          <w:sz w:val="16"/>
          <w:szCs w:val="16"/>
        </w:rPr>
        <w:t xml:space="preserve">    ================================================================================</w:t>
      </w:r>
    </w:p>
    <w:p w14:paraId="7185B55D" w14:textId="77777777" w:rsidR="003E6270" w:rsidRPr="0010375C" w:rsidRDefault="003E6270" w:rsidP="003E6270">
      <w:pPr>
        <w:pStyle w:val="code2"/>
        <w:rPr>
          <w:sz w:val="16"/>
          <w:szCs w:val="16"/>
        </w:rPr>
      </w:pPr>
      <w:r w:rsidRPr="0010375C">
        <w:rPr>
          <w:sz w:val="16"/>
          <w:szCs w:val="16"/>
        </w:rPr>
        <w:t xml:space="preserve">    Running </w:t>
      </w:r>
      <w:proofErr w:type="spellStart"/>
      <w:r w:rsidRPr="0010375C">
        <w:rPr>
          <w:sz w:val="16"/>
          <w:szCs w:val="16"/>
        </w:rPr>
        <w:t>rowfilter_incomplete_obs</w:t>
      </w:r>
      <w:proofErr w:type="spellEnd"/>
    </w:p>
    <w:p w14:paraId="318B9EB5" w14:textId="77777777" w:rsidR="003E6270" w:rsidRPr="0010375C" w:rsidRDefault="003E6270" w:rsidP="003E6270">
      <w:pPr>
        <w:pStyle w:val="code2"/>
        <w:rPr>
          <w:sz w:val="16"/>
          <w:szCs w:val="16"/>
        </w:rPr>
      </w:pPr>
      <w:r w:rsidRPr="0010375C">
        <w:rPr>
          <w:sz w:val="16"/>
          <w:szCs w:val="16"/>
        </w:rPr>
        <w:t xml:space="preserve">    --------------------------------------------------------------------------------</w:t>
      </w:r>
    </w:p>
    <w:p w14:paraId="54544B36" w14:textId="77777777" w:rsidR="003E6270" w:rsidRPr="0010375C" w:rsidRDefault="003E6270" w:rsidP="003E6270">
      <w:pPr>
        <w:pStyle w:val="code2"/>
        <w:rPr>
          <w:sz w:val="16"/>
          <w:szCs w:val="16"/>
        </w:rPr>
      </w:pPr>
      <w:r w:rsidRPr="0010375C">
        <w:rPr>
          <w:sz w:val="16"/>
          <w:szCs w:val="16"/>
        </w:rPr>
        <w:t xml:space="preserve">    Removed 3,687 of 22,624 observations (16.30%) due to NA values in any of 8</w:t>
      </w:r>
    </w:p>
    <w:p w14:paraId="40D63F11" w14:textId="77777777" w:rsidR="003E6270" w:rsidRDefault="003E6270" w:rsidP="003E6270">
      <w:pPr>
        <w:pStyle w:val="code2"/>
      </w:pPr>
    </w:p>
    <w:p w14:paraId="763E50F4" w14:textId="77777777" w:rsidR="003E6270" w:rsidRPr="005B23AD" w:rsidRDefault="003E6270" w:rsidP="003E6270">
      <w:pPr>
        <w:pStyle w:val="code2"/>
      </w:pPr>
      <w:r w:rsidRPr="005B23AD">
        <w:t xml:space="preserve">&gt;&gt;&gt; df = </w:t>
      </w:r>
      <w:proofErr w:type="spellStart"/>
      <w:proofErr w:type="gramStart"/>
      <w:r w:rsidRPr="005B23AD">
        <w:t>igem.epc.modify</w:t>
      </w:r>
      <w:proofErr w:type="gramEnd"/>
      <w:r w:rsidRPr="005B23AD">
        <w:t>.transform</w:t>
      </w:r>
      <w:proofErr w:type="spellEnd"/>
      <w:r w:rsidRPr="005B23AD">
        <w:t>(df, 'log', only=['BMXBMI'])</w:t>
      </w:r>
    </w:p>
    <w:p w14:paraId="4FB4A26A" w14:textId="77777777" w:rsidR="003E6270" w:rsidRPr="0010375C" w:rsidRDefault="003E6270" w:rsidP="003E6270">
      <w:pPr>
        <w:pStyle w:val="code2"/>
        <w:rPr>
          <w:sz w:val="16"/>
          <w:szCs w:val="16"/>
        </w:rPr>
      </w:pPr>
      <w:r w:rsidRPr="0010375C">
        <w:rPr>
          <w:sz w:val="16"/>
          <w:szCs w:val="16"/>
        </w:rPr>
        <w:t xml:space="preserve">    ================================================================================</w:t>
      </w:r>
    </w:p>
    <w:p w14:paraId="5FC7AD6C" w14:textId="77777777" w:rsidR="003E6270" w:rsidRPr="0010375C" w:rsidRDefault="003E6270" w:rsidP="003E6270">
      <w:pPr>
        <w:pStyle w:val="code2"/>
        <w:rPr>
          <w:sz w:val="16"/>
          <w:szCs w:val="16"/>
        </w:rPr>
      </w:pPr>
      <w:r w:rsidRPr="0010375C">
        <w:rPr>
          <w:sz w:val="16"/>
          <w:szCs w:val="16"/>
        </w:rPr>
        <w:t xml:space="preserve">    Running transform</w:t>
      </w:r>
    </w:p>
    <w:p w14:paraId="0A54FE2D" w14:textId="77777777" w:rsidR="003E6270" w:rsidRPr="0010375C" w:rsidRDefault="003E6270" w:rsidP="003E6270">
      <w:pPr>
        <w:pStyle w:val="code2"/>
        <w:rPr>
          <w:sz w:val="16"/>
          <w:szCs w:val="16"/>
        </w:rPr>
      </w:pPr>
      <w:r w:rsidRPr="0010375C">
        <w:rPr>
          <w:sz w:val="16"/>
          <w:szCs w:val="16"/>
        </w:rPr>
        <w:t xml:space="preserve">    --------------------------------------------------------------------------------</w:t>
      </w:r>
    </w:p>
    <w:p w14:paraId="79A7B413" w14:textId="77777777" w:rsidR="003E6270" w:rsidRPr="0010375C" w:rsidRDefault="003E6270" w:rsidP="003E6270">
      <w:pPr>
        <w:pStyle w:val="code2"/>
        <w:rPr>
          <w:sz w:val="16"/>
          <w:szCs w:val="16"/>
        </w:rPr>
      </w:pPr>
      <w:r w:rsidRPr="0010375C">
        <w:rPr>
          <w:sz w:val="16"/>
          <w:szCs w:val="16"/>
        </w:rPr>
        <w:t xml:space="preserve">    Transformed 'BMXBMI' using 'log'.</w:t>
      </w:r>
    </w:p>
    <w:p w14:paraId="31B431CB" w14:textId="77777777" w:rsidR="003E6270" w:rsidRPr="0010375C" w:rsidRDefault="003E6270" w:rsidP="003E6270">
      <w:pPr>
        <w:pStyle w:val="code2"/>
        <w:rPr>
          <w:sz w:val="16"/>
          <w:szCs w:val="16"/>
        </w:rPr>
      </w:pPr>
    </w:p>
    <w:p w14:paraId="68E6FA02" w14:textId="77777777" w:rsidR="003E6270" w:rsidRDefault="003E6270" w:rsidP="003E6270">
      <w:pPr>
        <w:pStyle w:val="code2"/>
      </w:pPr>
      <w:r w:rsidRPr="005B23AD">
        <w:t xml:space="preserve">&gt;&gt;&gt; df = </w:t>
      </w:r>
      <w:proofErr w:type="spellStart"/>
      <w:proofErr w:type="gramStart"/>
      <w:r w:rsidRPr="005B23AD">
        <w:t>igem.epc.modify</w:t>
      </w:r>
      <w:proofErr w:type="gramEnd"/>
      <w:r w:rsidRPr="005B23AD">
        <w:t>.drop_extra_categories</w:t>
      </w:r>
      <w:proofErr w:type="spellEnd"/>
      <w:r w:rsidRPr="005B23AD">
        <w:t>(df, only=['SDDSRVYR'])</w:t>
      </w:r>
    </w:p>
    <w:p w14:paraId="00120096" w14:textId="77777777" w:rsidR="003E6270" w:rsidRPr="0010375C" w:rsidRDefault="003E6270" w:rsidP="003E6270">
      <w:pPr>
        <w:pStyle w:val="code2"/>
        <w:rPr>
          <w:sz w:val="16"/>
          <w:szCs w:val="16"/>
        </w:rPr>
      </w:pPr>
      <w:r w:rsidRPr="0010375C">
        <w:rPr>
          <w:sz w:val="16"/>
          <w:szCs w:val="16"/>
        </w:rPr>
        <w:t xml:space="preserve">    ============================================================================</w:t>
      </w:r>
    </w:p>
    <w:p w14:paraId="4DAD3682" w14:textId="77777777" w:rsidR="003E6270" w:rsidRPr="0010375C" w:rsidRDefault="003E6270" w:rsidP="003E6270">
      <w:pPr>
        <w:pStyle w:val="code2"/>
        <w:rPr>
          <w:sz w:val="16"/>
          <w:szCs w:val="16"/>
        </w:rPr>
      </w:pPr>
      <w:r w:rsidRPr="0010375C">
        <w:rPr>
          <w:sz w:val="16"/>
          <w:szCs w:val="16"/>
        </w:rPr>
        <w:t xml:space="preserve">    Running </w:t>
      </w:r>
      <w:proofErr w:type="spellStart"/>
      <w:r w:rsidRPr="0010375C">
        <w:rPr>
          <w:sz w:val="16"/>
          <w:szCs w:val="16"/>
        </w:rPr>
        <w:t>drop_extra_categories</w:t>
      </w:r>
      <w:proofErr w:type="spellEnd"/>
    </w:p>
    <w:p w14:paraId="09110607" w14:textId="77777777" w:rsidR="003E6270" w:rsidRPr="0010375C" w:rsidRDefault="003E6270" w:rsidP="003E6270">
      <w:pPr>
        <w:pStyle w:val="code2"/>
        <w:rPr>
          <w:sz w:val="16"/>
          <w:szCs w:val="16"/>
        </w:rPr>
      </w:pPr>
      <w:r w:rsidRPr="0010375C">
        <w:rPr>
          <w:sz w:val="16"/>
          <w:szCs w:val="16"/>
        </w:rPr>
        <w:t xml:space="preserve">    ----------------------------------------------------------------------------</w:t>
      </w:r>
    </w:p>
    <w:p w14:paraId="6D20F1C3" w14:textId="77777777" w:rsidR="003E6270" w:rsidRPr="0010375C" w:rsidRDefault="003E6270" w:rsidP="003E6270">
      <w:pPr>
        <w:pStyle w:val="code2"/>
        <w:rPr>
          <w:sz w:val="16"/>
          <w:szCs w:val="16"/>
        </w:rPr>
      </w:pPr>
      <w:r w:rsidRPr="0010375C">
        <w:rPr>
          <w:sz w:val="16"/>
          <w:szCs w:val="16"/>
        </w:rPr>
        <w:t xml:space="preserve">    SDDSRVYR had categories with no occurrences: 3, 4</w:t>
      </w:r>
    </w:p>
    <w:p w14:paraId="2F4F74B8" w14:textId="77777777" w:rsidR="003E6270" w:rsidRPr="003E6270" w:rsidRDefault="003E6270" w:rsidP="003E6270"/>
    <w:p w14:paraId="0DB5626C" w14:textId="44030CF5" w:rsidR="00564686" w:rsidRPr="006C65BB" w:rsidRDefault="00564686" w:rsidP="00564686">
      <w:pPr>
        <w:pStyle w:val="Heading2"/>
      </w:pPr>
      <w:bookmarkStart w:id="104" w:name="_Toc139042887"/>
      <w:r w:rsidRPr="006C65BB">
        <w:t>Data Analysis</w:t>
      </w:r>
      <w:bookmarkEnd w:id="104"/>
    </w:p>
    <w:p w14:paraId="6FA704F8" w14:textId="77777777" w:rsidR="003E6270" w:rsidRPr="00B76FCB" w:rsidRDefault="003E6270" w:rsidP="006C65BB">
      <w:pPr>
        <w:pStyle w:val="UserGuider"/>
        <w:rPr>
          <w:b/>
          <w:bCs/>
        </w:rPr>
      </w:pPr>
      <w:r w:rsidRPr="00B76FCB">
        <w:t xml:space="preserve">The EPC module includes functionalities specifically designed for </w:t>
      </w:r>
      <w:r w:rsidRPr="00B76FCB">
        <w:rPr>
          <w:spacing w:val="-2"/>
        </w:rPr>
        <w:t>conducting:</w:t>
      </w:r>
    </w:p>
    <w:p w14:paraId="75768F75" w14:textId="77777777" w:rsidR="003E6270" w:rsidRDefault="003E6270" w:rsidP="006C65BB">
      <w:pPr>
        <w:pStyle w:val="UserGuider"/>
      </w:pPr>
      <w:r>
        <w:t>Environment-Wide Association Studies (EWAS). Researchers can leverage these functions to analyze the association between epigenetic modifications and phenotypic traits. The EPC module provides dedicated tools to perform statistical tests, correct p-values, and generate graphical representations such as Manhattan plots.</w:t>
      </w:r>
    </w:p>
    <w:p w14:paraId="606A74F6" w14:textId="77777777" w:rsidR="003E6270" w:rsidRDefault="003E6270" w:rsidP="006C65BB">
      <w:pPr>
        <w:pStyle w:val="UserGuider"/>
      </w:pPr>
      <w:r>
        <w:t xml:space="preserve">Association Study by providing tools to analyze the relationships between variables in the dataset. Users can perform association tests and explore the strength and significance of associations between variables. This functionality is particularly useful for identifying potential relationships and dependencies within the </w:t>
      </w:r>
      <w:r>
        <w:rPr>
          <w:spacing w:val="-2"/>
        </w:rPr>
        <w:t>data.</w:t>
      </w:r>
    </w:p>
    <w:p w14:paraId="6F15EC23" w14:textId="77777777" w:rsidR="003E6270" w:rsidRDefault="003E6270" w:rsidP="006C65BB">
      <w:pPr>
        <w:pStyle w:val="UserGuider"/>
      </w:pPr>
      <w:proofErr w:type="spellStart"/>
      <w:r>
        <w:t>ExE</w:t>
      </w:r>
      <w:proofErr w:type="spellEnd"/>
      <w:r>
        <w:rPr>
          <w:spacing w:val="-3"/>
        </w:rPr>
        <w:t xml:space="preserve"> </w:t>
      </w:r>
      <w:r>
        <w:t>(Exposure</w:t>
      </w:r>
      <w:r>
        <w:rPr>
          <w:spacing w:val="-3"/>
        </w:rPr>
        <w:t xml:space="preserve"> </w:t>
      </w:r>
      <w:r>
        <w:t>by</w:t>
      </w:r>
      <w:r>
        <w:rPr>
          <w:spacing w:val="-3"/>
        </w:rPr>
        <w:t xml:space="preserve"> </w:t>
      </w:r>
      <w:r>
        <w:t>Exposure)</w:t>
      </w:r>
      <w:r>
        <w:rPr>
          <w:spacing w:val="-3"/>
        </w:rPr>
        <w:t xml:space="preserve"> </w:t>
      </w:r>
      <w:r>
        <w:t>Pairwise</w:t>
      </w:r>
      <w:r>
        <w:rPr>
          <w:spacing w:val="-3"/>
        </w:rPr>
        <w:t xml:space="preserve"> </w:t>
      </w:r>
      <w:r>
        <w:t>analysis,</w:t>
      </w:r>
      <w:r>
        <w:rPr>
          <w:spacing w:val="-3"/>
        </w:rPr>
        <w:t xml:space="preserve"> </w:t>
      </w:r>
      <w:r>
        <w:t>allowing</w:t>
      </w:r>
      <w:r>
        <w:rPr>
          <w:spacing w:val="-3"/>
        </w:rPr>
        <w:t xml:space="preserve"> </w:t>
      </w:r>
      <w:r>
        <w:t>researchers</w:t>
      </w:r>
      <w:r>
        <w:rPr>
          <w:spacing w:val="-3"/>
        </w:rPr>
        <w:t xml:space="preserve"> </w:t>
      </w:r>
      <w:r>
        <w:t>to</w:t>
      </w:r>
      <w:r>
        <w:rPr>
          <w:spacing w:val="-3"/>
        </w:rPr>
        <w:t xml:space="preserve"> </w:t>
      </w:r>
      <w:r>
        <w:t>examine</w:t>
      </w:r>
      <w:r>
        <w:rPr>
          <w:spacing w:val="-3"/>
        </w:rPr>
        <w:t xml:space="preserve"> </w:t>
      </w:r>
      <w:r>
        <w:t>the</w:t>
      </w:r>
      <w:r>
        <w:rPr>
          <w:spacing w:val="-3"/>
        </w:rPr>
        <w:t xml:space="preserve"> </w:t>
      </w:r>
      <w:r>
        <w:t>pairwise</w:t>
      </w:r>
      <w:r>
        <w:rPr>
          <w:spacing w:val="-3"/>
        </w:rPr>
        <w:t xml:space="preserve"> </w:t>
      </w:r>
      <w:r>
        <w:lastRenderedPageBreak/>
        <w:t>relationships between exposures. By applying this analysis, users can identify potential interactions or dependencies between different exposures in the dataset.</w:t>
      </w:r>
    </w:p>
    <w:p w14:paraId="3510E366" w14:textId="7E3B6008" w:rsidR="003E6270" w:rsidRPr="005B23AD" w:rsidRDefault="003E6270" w:rsidP="003E6270">
      <w:pPr>
        <w:pStyle w:val="code2"/>
      </w:pPr>
      <w:r w:rsidRPr="005B23AD">
        <w:t xml:space="preserve">&gt;&gt;&gt; import </w:t>
      </w:r>
      <w:proofErr w:type="spellStart"/>
      <w:r w:rsidRPr="005B23AD">
        <w:t>igem</w:t>
      </w:r>
      <w:proofErr w:type="spellEnd"/>
    </w:p>
    <w:p w14:paraId="63F0A235" w14:textId="781E735E" w:rsidR="003E6270" w:rsidRPr="005B23AD" w:rsidRDefault="003E6270" w:rsidP="003E6270">
      <w:pPr>
        <w:pStyle w:val="code2"/>
      </w:pPr>
      <w:r w:rsidRPr="005B23AD">
        <w:t xml:space="preserve">&gt;&gt;&gt; results = </w:t>
      </w:r>
      <w:proofErr w:type="spellStart"/>
      <w:proofErr w:type="gramStart"/>
      <w:r w:rsidRPr="005B23AD">
        <w:t>igem.epc.analyze</w:t>
      </w:r>
      <w:proofErr w:type="gramEnd"/>
      <w:r w:rsidRPr="005B23AD">
        <w:t>.association_study</w:t>
      </w:r>
      <w:proofErr w:type="spellEnd"/>
      <w:r w:rsidRPr="005B23AD">
        <w:t>(</w:t>
      </w:r>
    </w:p>
    <w:p w14:paraId="218BC983" w14:textId="19E36266" w:rsidR="003E6270" w:rsidRPr="005B23AD" w:rsidRDefault="003E6270" w:rsidP="003E6270">
      <w:pPr>
        <w:pStyle w:val="code2"/>
      </w:pPr>
      <w:r w:rsidRPr="005B23AD">
        <w:t xml:space="preserve">                outcomes="HI_CHOL",</w:t>
      </w:r>
    </w:p>
    <w:p w14:paraId="0ABE5C8B" w14:textId="77777777" w:rsidR="003E6270" w:rsidRPr="005B23AD" w:rsidRDefault="003E6270" w:rsidP="003E6270">
      <w:pPr>
        <w:pStyle w:val="code2"/>
      </w:pPr>
      <w:r w:rsidRPr="005B23AD">
        <w:t xml:space="preserve">                    covariates</w:t>
      </w:r>
      <w:proofErr w:type="gramStart"/>
      <w:r w:rsidRPr="005B23AD">
        <w:t>=[</w:t>
      </w:r>
      <w:proofErr w:type="gramEnd"/>
      <w:r w:rsidRPr="005B23AD">
        <w:t>"race", "</w:t>
      </w:r>
      <w:proofErr w:type="spellStart"/>
      <w:r w:rsidRPr="005B23AD">
        <w:t>agecat</w:t>
      </w:r>
      <w:proofErr w:type="spellEnd"/>
      <w:r w:rsidRPr="005B23AD">
        <w:t>"],</w:t>
      </w:r>
    </w:p>
    <w:p w14:paraId="43F0EB94" w14:textId="77777777" w:rsidR="003E6270" w:rsidRPr="005B23AD" w:rsidRDefault="003E6270" w:rsidP="003E6270">
      <w:pPr>
        <w:pStyle w:val="code2"/>
      </w:pPr>
      <w:r w:rsidRPr="005B23AD">
        <w:t xml:space="preserve">                    data=df,</w:t>
      </w:r>
    </w:p>
    <w:p w14:paraId="0C8A779E" w14:textId="77777777" w:rsidR="003E6270" w:rsidRPr="005B23AD" w:rsidRDefault="003E6270" w:rsidP="003E6270">
      <w:pPr>
        <w:pStyle w:val="code2"/>
      </w:pPr>
      <w:r w:rsidRPr="005B23AD">
        <w:t xml:space="preserve">                    </w:t>
      </w:r>
      <w:proofErr w:type="spellStart"/>
      <w:r w:rsidRPr="005B23AD">
        <w:t>standardize_data</w:t>
      </w:r>
      <w:proofErr w:type="spellEnd"/>
      <w:r w:rsidRPr="005B23AD">
        <w:t>=True,</w:t>
      </w:r>
    </w:p>
    <w:p w14:paraId="371B9CA0" w14:textId="77777777" w:rsidR="003E6270" w:rsidRDefault="003E6270" w:rsidP="003E6270">
      <w:pPr>
        <w:pStyle w:val="code2"/>
      </w:pPr>
      <w:r w:rsidRPr="005B23AD">
        <w:t xml:space="preserve">                    )</w:t>
      </w:r>
    </w:p>
    <w:p w14:paraId="395470C1" w14:textId="77777777" w:rsidR="003E6270" w:rsidRDefault="003E6270" w:rsidP="003E6270">
      <w:pPr>
        <w:pStyle w:val="code2"/>
      </w:pPr>
    </w:p>
    <w:p w14:paraId="777672A7" w14:textId="38BF9BE3" w:rsidR="003E6270" w:rsidRPr="005B23AD" w:rsidRDefault="003E6270" w:rsidP="003E6270">
      <w:pPr>
        <w:pStyle w:val="code2"/>
      </w:pPr>
      <w:r w:rsidRPr="005B23AD">
        <w:t xml:space="preserve">&gt;&gt;&gt; </w:t>
      </w:r>
      <w:proofErr w:type="spellStart"/>
      <w:r w:rsidRPr="005B23AD">
        <w:t>ewas_discovery</w:t>
      </w:r>
      <w:proofErr w:type="spellEnd"/>
      <w:r w:rsidRPr="005B23AD">
        <w:t xml:space="preserve"> = </w:t>
      </w:r>
      <w:proofErr w:type="spellStart"/>
      <w:proofErr w:type="gramStart"/>
      <w:r w:rsidRPr="005B23AD">
        <w:t>igem.epc.analyze</w:t>
      </w:r>
      <w:proofErr w:type="gramEnd"/>
      <w:r w:rsidRPr="005B23AD">
        <w:t>.ewas</w:t>
      </w:r>
      <w:proofErr w:type="spellEnd"/>
      <w:r w:rsidRPr="005B23AD">
        <w:t>(</w:t>
      </w:r>
    </w:p>
    <w:p w14:paraId="16196901" w14:textId="77777777" w:rsidR="003E6270" w:rsidRPr="005B23AD" w:rsidRDefault="003E6270" w:rsidP="003E6270">
      <w:pPr>
        <w:pStyle w:val="code2"/>
      </w:pPr>
      <w:r w:rsidRPr="005B23AD">
        <w:t xml:space="preserve">        </w:t>
      </w:r>
      <w:r>
        <w:tab/>
      </w:r>
      <w:r w:rsidRPr="005B23AD">
        <w:t>"</w:t>
      </w:r>
      <w:proofErr w:type="spellStart"/>
      <w:r w:rsidRPr="005B23AD">
        <w:t>logBMI</w:t>
      </w:r>
      <w:proofErr w:type="spellEnd"/>
      <w:r w:rsidRPr="005B23AD">
        <w:t xml:space="preserve">", covariates, </w:t>
      </w:r>
      <w:proofErr w:type="spellStart"/>
      <w:r w:rsidRPr="005B23AD">
        <w:t>nhanes_discovery</w:t>
      </w:r>
      <w:proofErr w:type="spellEnd"/>
    </w:p>
    <w:p w14:paraId="67DE1A69" w14:textId="77777777" w:rsidR="003E6270" w:rsidRPr="005B23AD" w:rsidRDefault="003E6270" w:rsidP="003E6270">
      <w:pPr>
        <w:pStyle w:val="code2"/>
      </w:pPr>
      <w:r w:rsidRPr="005B23AD">
        <w:t xml:space="preserve">        </w:t>
      </w:r>
      <w:r>
        <w:tab/>
      </w:r>
      <w:r w:rsidRPr="005B23AD">
        <w:t>)</w:t>
      </w:r>
    </w:p>
    <w:p w14:paraId="4EA8202F" w14:textId="77777777" w:rsidR="003E6270" w:rsidRDefault="003E6270" w:rsidP="003E6270">
      <w:pPr>
        <w:pStyle w:val="code2"/>
      </w:pPr>
      <w:r w:rsidRPr="005B23AD">
        <w:t xml:space="preserve">    </w:t>
      </w:r>
      <w:r>
        <w:t>R</w:t>
      </w:r>
      <w:r w:rsidRPr="005B23AD">
        <w:t>unning on a continuous variable</w:t>
      </w:r>
    </w:p>
    <w:p w14:paraId="22E79673" w14:textId="77777777" w:rsidR="003E6270" w:rsidRDefault="003E6270" w:rsidP="003E6270">
      <w:pPr>
        <w:pStyle w:val="code2"/>
      </w:pPr>
    </w:p>
    <w:p w14:paraId="2983786B" w14:textId="7E8111A9" w:rsidR="003E6270" w:rsidRPr="00AE4D00" w:rsidRDefault="003E6270" w:rsidP="003E6270">
      <w:pPr>
        <w:pStyle w:val="code2"/>
      </w:pPr>
      <w:r w:rsidRPr="00AE4D00">
        <w:t xml:space="preserve">&gt;&gt;&gt; </w:t>
      </w:r>
      <w:proofErr w:type="spellStart"/>
      <w:r w:rsidRPr="00AE4D00">
        <w:t>igem.epc.analyze.add_corrected_pvalues</w:t>
      </w:r>
      <w:proofErr w:type="spellEnd"/>
      <w:r w:rsidRPr="00AE4D00">
        <w:t>(</w:t>
      </w:r>
      <w:proofErr w:type="spellStart"/>
      <w:r w:rsidRPr="00AE4D00">
        <w:t>ewas_discovery</w:t>
      </w:r>
      <w:proofErr w:type="spellEnd"/>
      <w:r w:rsidRPr="00AE4D00">
        <w:t>)</w:t>
      </w:r>
    </w:p>
    <w:p w14:paraId="33AF7504" w14:textId="77777777" w:rsidR="003E6270" w:rsidRPr="00AE4D00" w:rsidRDefault="003E6270" w:rsidP="003E6270">
      <w:pPr>
        <w:pStyle w:val="code2"/>
      </w:pPr>
    </w:p>
    <w:p w14:paraId="6D28F39E" w14:textId="3B093A2D" w:rsidR="003E6270" w:rsidRPr="00AE4D00" w:rsidRDefault="003E6270" w:rsidP="003E6270">
      <w:pPr>
        <w:pStyle w:val="code2"/>
      </w:pPr>
      <w:r w:rsidRPr="00AE4D00">
        <w:t xml:space="preserve">&gt;&gt;&gt; </w:t>
      </w:r>
      <w:proofErr w:type="spellStart"/>
      <w:r w:rsidRPr="00AE4D00">
        <w:t>igem.epc.analyze.add_corrected_</w:t>
      </w:r>
      <w:proofErr w:type="gramStart"/>
      <w:r w:rsidRPr="00AE4D00">
        <w:t>pvalues</w:t>
      </w:r>
      <w:proofErr w:type="spellEnd"/>
      <w:r w:rsidRPr="00AE4D00">
        <w:t>(</w:t>
      </w:r>
      <w:proofErr w:type="gramEnd"/>
    </w:p>
    <w:p w14:paraId="5716D415" w14:textId="77777777" w:rsidR="003E6270" w:rsidRPr="00AE4D00" w:rsidRDefault="003E6270" w:rsidP="003E6270">
      <w:pPr>
        <w:pStyle w:val="code2"/>
      </w:pPr>
      <w:r w:rsidRPr="00AE4D00">
        <w:t xml:space="preserve">                    </w:t>
      </w:r>
      <w:proofErr w:type="spellStart"/>
      <w:r w:rsidRPr="00AE4D00">
        <w:t>interaction_result</w:t>
      </w:r>
      <w:proofErr w:type="spellEnd"/>
      <w:r w:rsidRPr="00AE4D00">
        <w:t>,</w:t>
      </w:r>
    </w:p>
    <w:p w14:paraId="21D301D2" w14:textId="77777777" w:rsidR="003E6270" w:rsidRPr="00AE4D00" w:rsidRDefault="003E6270" w:rsidP="003E6270">
      <w:pPr>
        <w:pStyle w:val="code2"/>
      </w:pPr>
      <w:r w:rsidRPr="00AE4D00">
        <w:t xml:space="preserve">                    </w:t>
      </w:r>
      <w:proofErr w:type="spellStart"/>
      <w:r w:rsidRPr="00AE4D00">
        <w:t>pvalue</w:t>
      </w:r>
      <w:proofErr w:type="spellEnd"/>
      <w:r w:rsidRPr="00AE4D00">
        <w:t>='</w:t>
      </w:r>
      <w:proofErr w:type="spellStart"/>
      <w:r w:rsidRPr="00AE4D00">
        <w:t>Beta_pvalue</w:t>
      </w:r>
      <w:proofErr w:type="spellEnd"/>
      <w:r w:rsidRPr="00AE4D00">
        <w:t>'</w:t>
      </w:r>
    </w:p>
    <w:p w14:paraId="36F9A71D" w14:textId="77777777" w:rsidR="003E6270" w:rsidRPr="00AE4D00" w:rsidRDefault="003E6270" w:rsidP="003E6270">
      <w:pPr>
        <w:pStyle w:val="code2"/>
      </w:pPr>
      <w:r w:rsidRPr="00AE4D00">
        <w:t xml:space="preserve">                    )</w:t>
      </w:r>
    </w:p>
    <w:p w14:paraId="228CC480" w14:textId="77777777" w:rsidR="003E6270" w:rsidRPr="00AE4D00" w:rsidRDefault="003E6270" w:rsidP="003E6270">
      <w:pPr>
        <w:pStyle w:val="code2"/>
      </w:pPr>
    </w:p>
    <w:p w14:paraId="0D5B287D" w14:textId="43815F7A" w:rsidR="003E6270" w:rsidRPr="00AE4D00" w:rsidRDefault="003E6270" w:rsidP="003E6270">
      <w:pPr>
        <w:pStyle w:val="code2"/>
      </w:pPr>
      <w:r w:rsidRPr="00AE4D00">
        <w:t xml:space="preserve">&gt;&gt;&gt; </w:t>
      </w:r>
      <w:proofErr w:type="spellStart"/>
      <w:r w:rsidRPr="00AE4D00">
        <w:t>igem.epc.analyze.add_corrected_</w:t>
      </w:r>
      <w:proofErr w:type="gramStart"/>
      <w:r w:rsidRPr="00AE4D00">
        <w:t>pvalues</w:t>
      </w:r>
      <w:proofErr w:type="spellEnd"/>
      <w:r w:rsidRPr="00AE4D00">
        <w:t>(</w:t>
      </w:r>
      <w:proofErr w:type="gramEnd"/>
    </w:p>
    <w:p w14:paraId="7D2CE98C" w14:textId="77777777" w:rsidR="003E6270" w:rsidRPr="00AE4D00" w:rsidRDefault="003E6270" w:rsidP="003E6270">
      <w:pPr>
        <w:pStyle w:val="code2"/>
      </w:pPr>
      <w:r w:rsidRPr="00AE4D00">
        <w:t xml:space="preserve">                    </w:t>
      </w:r>
      <w:proofErr w:type="spellStart"/>
      <w:r w:rsidRPr="00AE4D00">
        <w:t>interaction_result</w:t>
      </w:r>
      <w:proofErr w:type="spellEnd"/>
      <w:r w:rsidRPr="00AE4D00">
        <w:t>,</w:t>
      </w:r>
    </w:p>
    <w:p w14:paraId="3F088B28" w14:textId="77777777" w:rsidR="003E6270" w:rsidRPr="00AE4D00" w:rsidRDefault="003E6270" w:rsidP="003E6270">
      <w:pPr>
        <w:pStyle w:val="code2"/>
      </w:pPr>
      <w:r w:rsidRPr="00AE4D00">
        <w:t xml:space="preserve">                    </w:t>
      </w:r>
      <w:proofErr w:type="spellStart"/>
      <w:r w:rsidRPr="00AE4D00">
        <w:t>pvalue</w:t>
      </w:r>
      <w:proofErr w:type="spellEnd"/>
      <w:r w:rsidRPr="00AE4D00">
        <w:t>='</w:t>
      </w:r>
      <w:proofErr w:type="spellStart"/>
      <w:r w:rsidRPr="00AE4D00">
        <w:t>LRT_pvalue</w:t>
      </w:r>
      <w:proofErr w:type="spellEnd"/>
      <w:r w:rsidRPr="00AE4D00">
        <w:t>',</w:t>
      </w:r>
    </w:p>
    <w:p w14:paraId="45CF5B91" w14:textId="77777777" w:rsidR="003E6270" w:rsidRPr="00AE4D00" w:rsidRDefault="003E6270" w:rsidP="003E6270">
      <w:pPr>
        <w:pStyle w:val="code2"/>
      </w:pPr>
      <w:r w:rsidRPr="00AE4D00">
        <w:t xml:space="preserve">                    </w:t>
      </w:r>
      <w:proofErr w:type="spellStart"/>
      <w:r w:rsidRPr="00AE4D00">
        <w:t>groupby</w:t>
      </w:r>
      <w:proofErr w:type="spellEnd"/>
      <w:proofErr w:type="gramStart"/>
      <w:r w:rsidRPr="00AE4D00">
        <w:t>=[</w:t>
      </w:r>
      <w:proofErr w:type="gramEnd"/>
      <w:r w:rsidRPr="00AE4D00">
        <w:t>"Term1", "Term2"]</w:t>
      </w:r>
    </w:p>
    <w:p w14:paraId="3EF8A1F1" w14:textId="77777777" w:rsidR="003E6270" w:rsidRPr="005B23AD" w:rsidRDefault="003E6270" w:rsidP="003E6270">
      <w:pPr>
        <w:pStyle w:val="code2"/>
      </w:pPr>
      <w:r w:rsidRPr="00AE4D00">
        <w:t xml:space="preserve">                    )</w:t>
      </w:r>
    </w:p>
    <w:p w14:paraId="6E768D4D" w14:textId="77777777" w:rsidR="003E6270" w:rsidRDefault="003E6270" w:rsidP="003E6270">
      <w:pPr>
        <w:pStyle w:val="BodyText"/>
        <w:spacing w:before="2"/>
        <w:rPr>
          <w:sz w:val="9"/>
        </w:rPr>
      </w:pPr>
    </w:p>
    <w:p w14:paraId="5517A667" w14:textId="77777777" w:rsidR="003E6270" w:rsidRDefault="003E6270" w:rsidP="006C65BB">
      <w:pPr>
        <w:pStyle w:val="UserGuider"/>
        <w:rPr>
          <w:spacing w:val="-2"/>
        </w:rPr>
      </w:pPr>
      <w:r>
        <w:t xml:space="preserve">Users can define survey designs with specific sampling strategies and create survey models for analyzing survey data. These features cater to researchers working with survey datasets and provide specialized tools for accurate </w:t>
      </w:r>
      <w:r>
        <w:rPr>
          <w:spacing w:val="-2"/>
        </w:rPr>
        <w:t>analysis.</w:t>
      </w:r>
    </w:p>
    <w:p w14:paraId="075798C2" w14:textId="77777777" w:rsidR="003E6270" w:rsidRPr="00AE4D00" w:rsidRDefault="003E6270" w:rsidP="003E6270">
      <w:pPr>
        <w:pStyle w:val="code2"/>
      </w:pPr>
      <w:r w:rsidRPr="00AE4D00">
        <w:t xml:space="preserve">&gt;&gt;&gt; import </w:t>
      </w:r>
      <w:proofErr w:type="spellStart"/>
      <w:r w:rsidRPr="00AE4D00">
        <w:t>igem</w:t>
      </w:r>
      <w:proofErr w:type="spellEnd"/>
    </w:p>
    <w:p w14:paraId="4A347043" w14:textId="77777777" w:rsidR="003E6270" w:rsidRDefault="003E6270" w:rsidP="003E6270">
      <w:pPr>
        <w:pStyle w:val="code2"/>
      </w:pPr>
      <w:r w:rsidRPr="00AE4D00">
        <w:t xml:space="preserve">&gt;&gt;&gt; </w:t>
      </w:r>
      <w:proofErr w:type="spellStart"/>
      <w:proofErr w:type="gramStart"/>
      <w:r>
        <w:t>i</w:t>
      </w:r>
      <w:r w:rsidRPr="00AE4D00">
        <w:t>gem.epc.analyze</w:t>
      </w:r>
      <w:proofErr w:type="gramEnd"/>
      <w:r w:rsidRPr="00AE4D00">
        <w:t>.SurveyDesignSpec</w:t>
      </w:r>
      <w:proofErr w:type="spellEnd"/>
      <w:r w:rsidRPr="00AE4D00">
        <w:t>(</w:t>
      </w:r>
    </w:p>
    <w:p w14:paraId="468C0E10" w14:textId="59BD3203" w:rsidR="003E6270" w:rsidRPr="00AE4D00" w:rsidRDefault="003E6270" w:rsidP="003E6270">
      <w:pPr>
        <w:pStyle w:val="code2"/>
        <w:ind w:left="1108"/>
      </w:pPr>
      <w:proofErr w:type="spellStart"/>
      <w:r w:rsidRPr="00AE4D00">
        <w:t>survey_df</w:t>
      </w:r>
      <w:proofErr w:type="spellEnd"/>
      <w:r w:rsidRPr="00AE4D00">
        <w:t>=</w:t>
      </w:r>
      <w:proofErr w:type="spellStart"/>
      <w:r w:rsidRPr="00AE4D00">
        <w:t>survey_design_replication</w:t>
      </w:r>
      <w:proofErr w:type="spellEnd"/>
      <w:r w:rsidRPr="00AE4D00">
        <w:t>,</w:t>
      </w:r>
    </w:p>
    <w:p w14:paraId="06044F83" w14:textId="58C385A4" w:rsidR="003E6270" w:rsidRPr="00AE4D00" w:rsidRDefault="003E6270" w:rsidP="003E6270">
      <w:pPr>
        <w:pStyle w:val="code2"/>
        <w:ind w:left="1108"/>
      </w:pPr>
      <w:r w:rsidRPr="00AE4D00">
        <w:t>strata="SDMVSTRA",</w:t>
      </w:r>
    </w:p>
    <w:p w14:paraId="6E6B03F1" w14:textId="27D8492A" w:rsidR="003E6270" w:rsidRPr="00AE4D00" w:rsidRDefault="003E6270" w:rsidP="003E6270">
      <w:pPr>
        <w:pStyle w:val="code2"/>
        <w:ind w:left="1108"/>
      </w:pPr>
      <w:r w:rsidRPr="00AE4D00">
        <w:t>cluster="SDMVPSU",</w:t>
      </w:r>
    </w:p>
    <w:p w14:paraId="1A832CF7" w14:textId="2F7B94AB" w:rsidR="003E6270" w:rsidRPr="00AE4D00" w:rsidRDefault="003E6270" w:rsidP="003E6270">
      <w:pPr>
        <w:pStyle w:val="code2"/>
        <w:ind w:left="1108"/>
      </w:pPr>
      <w:r w:rsidRPr="00AE4D00">
        <w:t>nest=True,</w:t>
      </w:r>
    </w:p>
    <w:p w14:paraId="3560AF50" w14:textId="330337BE" w:rsidR="003E6270" w:rsidRPr="00AE4D00" w:rsidRDefault="003E6270" w:rsidP="003E6270">
      <w:pPr>
        <w:pStyle w:val="code2"/>
        <w:ind w:left="1108"/>
      </w:pPr>
      <w:r w:rsidRPr="00AE4D00">
        <w:t>weights=</w:t>
      </w:r>
      <w:proofErr w:type="spellStart"/>
      <w:r w:rsidRPr="00AE4D00">
        <w:t>weights_replication</w:t>
      </w:r>
      <w:proofErr w:type="spellEnd"/>
      <w:r w:rsidRPr="00AE4D00">
        <w:t>,</w:t>
      </w:r>
    </w:p>
    <w:p w14:paraId="593250A6" w14:textId="1D7E42C7" w:rsidR="003E6270" w:rsidRPr="00AE4D00" w:rsidRDefault="003E6270" w:rsidP="003E6270">
      <w:pPr>
        <w:pStyle w:val="code2"/>
        <w:ind w:left="1108"/>
      </w:pPr>
      <w:proofErr w:type="spellStart"/>
      <w:r w:rsidRPr="00AE4D00">
        <w:t>fpc</w:t>
      </w:r>
      <w:proofErr w:type="spellEnd"/>
      <w:r w:rsidRPr="00AE4D00">
        <w:t>=None,</w:t>
      </w:r>
    </w:p>
    <w:p w14:paraId="7A4CE02B" w14:textId="65A9A093" w:rsidR="003E6270" w:rsidRPr="00AE4D00" w:rsidRDefault="003E6270" w:rsidP="003E6270">
      <w:pPr>
        <w:pStyle w:val="code2"/>
        <w:ind w:left="1108"/>
      </w:pPr>
      <w:proofErr w:type="spellStart"/>
      <w:r w:rsidRPr="00AE4D00">
        <w:t>single_cluster</w:t>
      </w:r>
      <w:proofErr w:type="spellEnd"/>
      <w:r w:rsidRPr="00AE4D00">
        <w:t>='fail')</w:t>
      </w:r>
    </w:p>
    <w:p w14:paraId="4414DE75" w14:textId="77777777" w:rsidR="003E6270" w:rsidRPr="003E6270" w:rsidRDefault="003E6270" w:rsidP="003E6270"/>
    <w:p w14:paraId="3F725210" w14:textId="07CF89EC" w:rsidR="00564686" w:rsidRPr="00A43222" w:rsidRDefault="00564686" w:rsidP="00564686">
      <w:pPr>
        <w:pStyle w:val="Heading2"/>
      </w:pPr>
      <w:bookmarkStart w:id="105" w:name="_Toc139042888"/>
      <w:r w:rsidRPr="00A43222">
        <w:t>Data Visualization</w:t>
      </w:r>
      <w:bookmarkEnd w:id="105"/>
    </w:p>
    <w:p w14:paraId="29F13638" w14:textId="77777777" w:rsidR="003E6270" w:rsidRDefault="003E6270" w:rsidP="006C65BB">
      <w:pPr>
        <w:pStyle w:val="UserGuider"/>
      </w:pPr>
      <w:r>
        <w:t xml:space="preserve">The EPC module provides various plot functions to visualize the data and gain deeper insights. These plot functions </w:t>
      </w:r>
      <w:r>
        <w:rPr>
          <w:spacing w:val="-2"/>
        </w:rPr>
        <w:t>include:</w:t>
      </w:r>
    </w:p>
    <w:p w14:paraId="25B9BF1D" w14:textId="77777777" w:rsidR="003E6270" w:rsidRDefault="003E6270" w:rsidP="006C65BB">
      <w:pPr>
        <w:pStyle w:val="UserGuider"/>
      </w:pPr>
      <w:r>
        <w:t xml:space="preserve">Distributions: Generate visual representations of variable distributions, such as histograms and kernel density plots. These plots help researchers understand the underlying distribution of variables in the </w:t>
      </w:r>
      <w:r>
        <w:rPr>
          <w:spacing w:val="-2"/>
        </w:rPr>
        <w:t>dataset.</w:t>
      </w:r>
    </w:p>
    <w:p w14:paraId="61E57AEC" w14:textId="77777777" w:rsidR="003E6270" w:rsidRDefault="003E6270" w:rsidP="006C65BB">
      <w:pPr>
        <w:pStyle w:val="UserGuider"/>
      </w:pPr>
      <w:r>
        <w:t xml:space="preserve">Histograms: Create histograms to visualize the distribution of a single variable. This plot </w:t>
      </w:r>
      <w:r>
        <w:lastRenderedPageBreak/>
        <w:t>provides a visual summary of the frequency distribution of values in the dataset.</w:t>
      </w:r>
    </w:p>
    <w:p w14:paraId="3BA9A333" w14:textId="77777777" w:rsidR="003E6270" w:rsidRDefault="003E6270" w:rsidP="006C65BB">
      <w:pPr>
        <w:pStyle w:val="UserGuider"/>
      </w:pPr>
      <w:r>
        <w:t>Manhattan</w:t>
      </w:r>
      <w:r>
        <w:rPr>
          <w:spacing w:val="-2"/>
        </w:rPr>
        <w:t xml:space="preserve"> </w:t>
      </w:r>
      <w:r>
        <w:t>Plot:</w:t>
      </w:r>
      <w:r>
        <w:rPr>
          <w:spacing w:val="-2"/>
        </w:rPr>
        <w:t xml:space="preserve"> </w:t>
      </w:r>
      <w:r>
        <w:t>Generate</w:t>
      </w:r>
      <w:r>
        <w:rPr>
          <w:spacing w:val="-2"/>
        </w:rPr>
        <w:t xml:space="preserve"> </w:t>
      </w:r>
      <w:r>
        <w:t>a</w:t>
      </w:r>
      <w:r>
        <w:rPr>
          <w:spacing w:val="-2"/>
        </w:rPr>
        <w:t xml:space="preserve"> </w:t>
      </w:r>
      <w:r>
        <w:t>Manhattan</w:t>
      </w:r>
      <w:r>
        <w:rPr>
          <w:spacing w:val="-2"/>
        </w:rPr>
        <w:t xml:space="preserve"> </w:t>
      </w:r>
      <w:r>
        <w:t>plot,</w:t>
      </w:r>
      <w:r>
        <w:rPr>
          <w:spacing w:val="-2"/>
        </w:rPr>
        <w:t xml:space="preserve"> </w:t>
      </w:r>
      <w:r>
        <w:t>commonly</w:t>
      </w:r>
      <w:r>
        <w:rPr>
          <w:spacing w:val="-2"/>
        </w:rPr>
        <w:t xml:space="preserve"> </w:t>
      </w:r>
      <w:r>
        <w:t>used</w:t>
      </w:r>
      <w:r>
        <w:rPr>
          <w:spacing w:val="-2"/>
        </w:rPr>
        <w:t xml:space="preserve"> </w:t>
      </w:r>
      <w:r>
        <w:t>in</w:t>
      </w:r>
      <w:r>
        <w:rPr>
          <w:spacing w:val="-2"/>
        </w:rPr>
        <w:t xml:space="preserve"> </w:t>
      </w:r>
      <w:r>
        <w:t>genetic</w:t>
      </w:r>
      <w:r>
        <w:rPr>
          <w:spacing w:val="-2"/>
        </w:rPr>
        <w:t xml:space="preserve"> </w:t>
      </w:r>
      <w:r>
        <w:t>association</w:t>
      </w:r>
      <w:r>
        <w:rPr>
          <w:spacing w:val="-2"/>
        </w:rPr>
        <w:t xml:space="preserve"> </w:t>
      </w:r>
      <w:r>
        <w:t>studies,</w:t>
      </w:r>
      <w:r>
        <w:rPr>
          <w:spacing w:val="-2"/>
        </w:rPr>
        <w:t xml:space="preserve"> </w:t>
      </w:r>
      <w:r>
        <w:t>to</w:t>
      </w:r>
      <w:r>
        <w:rPr>
          <w:spacing w:val="-2"/>
        </w:rPr>
        <w:t xml:space="preserve"> </w:t>
      </w:r>
      <w:r>
        <w:t>visualize</w:t>
      </w:r>
      <w:r>
        <w:rPr>
          <w:spacing w:val="-2"/>
        </w:rPr>
        <w:t xml:space="preserve"> </w:t>
      </w:r>
      <w:r>
        <w:t>the genomic location of associations. This plot displays the significance of associations along the genome.</w:t>
      </w:r>
    </w:p>
    <w:p w14:paraId="75E6B1D7" w14:textId="77777777" w:rsidR="003E6270" w:rsidRDefault="003E6270" w:rsidP="006C65BB">
      <w:pPr>
        <w:pStyle w:val="UserGuider"/>
      </w:pPr>
      <w:r>
        <w:t xml:space="preserve">Manhattan Plot with Bonferroni Correction: </w:t>
      </w:r>
      <w:proofErr w:type="gramStart"/>
      <w:r>
        <w:t>Similar to</w:t>
      </w:r>
      <w:proofErr w:type="gramEnd"/>
      <w:r>
        <w:t xml:space="preserve"> the Manhattan plot, this function incorporates Bonferroni correction to account for multiple hypothesis testing. It helps identify significant associations while controlling for the family-wise error rate.</w:t>
      </w:r>
    </w:p>
    <w:p w14:paraId="2E418EE6" w14:textId="77777777" w:rsidR="003E6270" w:rsidRDefault="003E6270" w:rsidP="006C65BB">
      <w:pPr>
        <w:pStyle w:val="UserGuider"/>
      </w:pPr>
      <w:r>
        <w:t>Manhattan Plot with False Discovery Rate (FDR): This function applies the False Discovery Rate (FDR) correction to the associations in the Manhattan plot. It allows researchers to control the expected proportion of false discoveries while identifying significant associations.</w:t>
      </w:r>
    </w:p>
    <w:p w14:paraId="2413E8E5" w14:textId="77777777" w:rsidR="003E6270" w:rsidRDefault="003E6270" w:rsidP="006C65BB">
      <w:pPr>
        <w:pStyle w:val="UserGuider"/>
      </w:pPr>
      <w:r>
        <w:t>Top Results Plot: Create a plot displaying the top results of an analysis, such as the most significant associations or the highest-ranked variables. This plot helps researchers focus on the most important findings in the data.</w:t>
      </w:r>
    </w:p>
    <w:p w14:paraId="2ADA5CC7" w14:textId="77777777" w:rsidR="003E6270" w:rsidRDefault="003E6270" w:rsidP="006C65BB">
      <w:pPr>
        <w:pStyle w:val="UserGuider"/>
      </w:pPr>
      <w:r>
        <w:t>By utilizing the functionalities offered by the EPC module, users can create a streamlined and comprehensive pipeline for data analysis within the IGEM software. This module empowers researchers to load external datasets, describe the data, modify it to suit specific analyses, and perform advanced statistical tests and visualizations.</w:t>
      </w:r>
    </w:p>
    <w:p w14:paraId="4D8CECA1" w14:textId="77777777" w:rsidR="003E6270" w:rsidRPr="00AE4D00" w:rsidRDefault="003E6270" w:rsidP="003E6270">
      <w:pPr>
        <w:pStyle w:val="code2"/>
      </w:pPr>
      <w:r w:rsidRPr="00AE4D00">
        <w:t xml:space="preserve">&gt;&gt;&gt; import </w:t>
      </w:r>
      <w:proofErr w:type="spellStart"/>
      <w:r w:rsidRPr="00AE4D00">
        <w:t>igem</w:t>
      </w:r>
      <w:proofErr w:type="spellEnd"/>
    </w:p>
    <w:p w14:paraId="325EAE89" w14:textId="49B35BD1" w:rsidR="003E6270" w:rsidRPr="00AE4D00" w:rsidRDefault="003E6270" w:rsidP="003E6270">
      <w:pPr>
        <w:pStyle w:val="code2"/>
      </w:pPr>
      <w:r w:rsidRPr="00AE4D00">
        <w:t xml:space="preserve">&gt;&gt;&gt; </w:t>
      </w:r>
      <w:proofErr w:type="spellStart"/>
      <w:proofErr w:type="gramStart"/>
      <w:r w:rsidRPr="00AE4D00">
        <w:t>igem.epc.plot</w:t>
      </w:r>
      <w:proofErr w:type="gramEnd"/>
      <w:r w:rsidRPr="00AE4D00">
        <w:t>.distributions</w:t>
      </w:r>
      <w:proofErr w:type="spellEnd"/>
      <w:r w:rsidRPr="00AE4D00">
        <w:t>(</w:t>
      </w:r>
    </w:p>
    <w:p w14:paraId="755A93A2" w14:textId="091D8DAF" w:rsidR="003E6270" w:rsidRPr="00AE4D00" w:rsidRDefault="003E6270" w:rsidP="008044E8">
      <w:pPr>
        <w:pStyle w:val="code2"/>
        <w:ind w:left="1108"/>
      </w:pPr>
      <w:proofErr w:type="gramStart"/>
      <w:r w:rsidRPr="00AE4D00">
        <w:t>df[</w:t>
      </w:r>
      <w:proofErr w:type="gramEnd"/>
      <w:r w:rsidRPr="00AE4D00">
        <w:t>['female', 'occupation', 'LBX074']], filename="test"</w:t>
      </w:r>
    </w:p>
    <w:p w14:paraId="2EDEB433" w14:textId="077F2159" w:rsidR="003E6270" w:rsidRPr="00AE4D00" w:rsidRDefault="003E6270" w:rsidP="008044E8">
      <w:pPr>
        <w:pStyle w:val="code2"/>
        <w:ind w:left="776" w:firstLine="664"/>
      </w:pPr>
      <w:r w:rsidRPr="00AE4D00">
        <w:t>)</w:t>
      </w:r>
    </w:p>
    <w:p w14:paraId="30B3D63B" w14:textId="77777777" w:rsidR="003E6270" w:rsidRPr="00AE4D00" w:rsidRDefault="003E6270" w:rsidP="003E6270">
      <w:pPr>
        <w:pStyle w:val="code2"/>
      </w:pPr>
    </w:p>
    <w:p w14:paraId="7E2E56C5" w14:textId="7CFDEEC8" w:rsidR="003E6270" w:rsidRPr="00AE4D00" w:rsidRDefault="003E6270" w:rsidP="008044E8">
      <w:pPr>
        <w:pStyle w:val="code2"/>
        <w:ind w:left="1108"/>
      </w:pPr>
      <w:r w:rsidRPr="00AE4D00">
        <w:t xml:space="preserve">.. </w:t>
      </w:r>
      <w:proofErr w:type="gramStart"/>
      <w:r w:rsidRPr="00AE4D00">
        <w:t>image::</w:t>
      </w:r>
      <w:proofErr w:type="gramEnd"/>
      <w:r w:rsidRPr="00AE4D00">
        <w:t xml:space="preserve"> ../_static/plot/distributions_count.png</w:t>
      </w:r>
    </w:p>
    <w:p w14:paraId="52C3AC64" w14:textId="77777777" w:rsidR="003E6270" w:rsidRPr="00AE4D00" w:rsidRDefault="003E6270" w:rsidP="003E6270">
      <w:pPr>
        <w:pStyle w:val="code2"/>
      </w:pPr>
    </w:p>
    <w:p w14:paraId="37B956AA" w14:textId="7D42DC95" w:rsidR="003E6270" w:rsidRPr="00AE4D00" w:rsidRDefault="003E6270" w:rsidP="003E6270">
      <w:pPr>
        <w:pStyle w:val="code2"/>
      </w:pPr>
      <w:r w:rsidRPr="00AE4D00">
        <w:t xml:space="preserve">&gt;&gt;&gt; </w:t>
      </w:r>
      <w:proofErr w:type="spellStart"/>
      <w:proofErr w:type="gramStart"/>
      <w:r w:rsidRPr="00AE4D00">
        <w:t>igem.epc.plot</w:t>
      </w:r>
      <w:proofErr w:type="gramEnd"/>
      <w:r w:rsidRPr="00AE4D00">
        <w:t>.distributions</w:t>
      </w:r>
      <w:proofErr w:type="spellEnd"/>
      <w:r w:rsidRPr="00AE4D00">
        <w:t>(</w:t>
      </w:r>
    </w:p>
    <w:p w14:paraId="5C3E8588" w14:textId="7EF4D2EC" w:rsidR="003E6270" w:rsidRPr="00AE4D00" w:rsidRDefault="003E6270" w:rsidP="008044E8">
      <w:pPr>
        <w:pStyle w:val="code2"/>
        <w:ind w:left="1108"/>
      </w:pPr>
      <w:proofErr w:type="gramStart"/>
      <w:r w:rsidRPr="00AE4D00">
        <w:t>df[</w:t>
      </w:r>
      <w:proofErr w:type="gramEnd"/>
      <w:r w:rsidRPr="00AE4D00">
        <w:t>['female', 'occupation', 'LBX074']],</w:t>
      </w:r>
    </w:p>
    <w:p w14:paraId="6595A113" w14:textId="474F7531" w:rsidR="003E6270" w:rsidRPr="00AE4D00" w:rsidRDefault="003E6270" w:rsidP="008044E8">
      <w:pPr>
        <w:pStyle w:val="code2"/>
        <w:ind w:left="776" w:firstLine="664"/>
      </w:pPr>
      <w:r w:rsidRPr="00AE4D00">
        <w:t>filename="test",</w:t>
      </w:r>
    </w:p>
    <w:p w14:paraId="38513A9B" w14:textId="78DC9304" w:rsidR="003E6270" w:rsidRPr="00AE4D00" w:rsidRDefault="003E6270" w:rsidP="008044E8">
      <w:pPr>
        <w:pStyle w:val="code2"/>
        <w:ind w:left="1108"/>
      </w:pPr>
      <w:proofErr w:type="spellStart"/>
      <w:r w:rsidRPr="00AE4D00">
        <w:t>continuous_kind</w:t>
      </w:r>
      <w:proofErr w:type="spellEnd"/>
      <w:r w:rsidRPr="00AE4D00">
        <w:t>='box'</w:t>
      </w:r>
    </w:p>
    <w:p w14:paraId="1F422AF2" w14:textId="70BEB896" w:rsidR="003E6270" w:rsidRPr="00AE4D00" w:rsidRDefault="003E6270" w:rsidP="008044E8">
      <w:pPr>
        <w:pStyle w:val="code2"/>
        <w:ind w:left="776" w:firstLine="664"/>
      </w:pPr>
      <w:r w:rsidRPr="00AE4D00">
        <w:t>)</w:t>
      </w:r>
    </w:p>
    <w:p w14:paraId="48764933" w14:textId="77777777" w:rsidR="003E6270" w:rsidRPr="00AE4D00" w:rsidRDefault="003E6270" w:rsidP="003E6270">
      <w:pPr>
        <w:pStyle w:val="code2"/>
      </w:pPr>
    </w:p>
    <w:p w14:paraId="7CE307B5" w14:textId="3F455B0B" w:rsidR="003E6270" w:rsidRPr="00AE4D00" w:rsidRDefault="003E6270" w:rsidP="008044E8">
      <w:pPr>
        <w:pStyle w:val="code2"/>
        <w:ind w:left="1108"/>
      </w:pPr>
      <w:r w:rsidRPr="00AE4D00">
        <w:t xml:space="preserve">.. </w:t>
      </w:r>
      <w:proofErr w:type="gramStart"/>
      <w:r w:rsidRPr="00AE4D00">
        <w:t>image::</w:t>
      </w:r>
      <w:proofErr w:type="gramEnd"/>
      <w:r w:rsidRPr="00AE4D00">
        <w:t xml:space="preserve"> ../_static/plot/distributions_box.png</w:t>
      </w:r>
    </w:p>
    <w:p w14:paraId="2CABB752" w14:textId="77777777" w:rsidR="003E6270" w:rsidRPr="00AE4D00" w:rsidRDefault="003E6270" w:rsidP="003E6270">
      <w:pPr>
        <w:pStyle w:val="code2"/>
      </w:pPr>
    </w:p>
    <w:p w14:paraId="52A49556" w14:textId="62C27AAD" w:rsidR="003E6270" w:rsidRPr="00AE4D00" w:rsidRDefault="003E6270" w:rsidP="003E6270">
      <w:pPr>
        <w:pStyle w:val="code2"/>
      </w:pPr>
      <w:r w:rsidRPr="00AE4D00">
        <w:t xml:space="preserve">&gt;&gt;&gt; </w:t>
      </w:r>
      <w:proofErr w:type="spellStart"/>
      <w:proofErr w:type="gramStart"/>
      <w:r w:rsidRPr="00AE4D00">
        <w:t>igem.epc.plot</w:t>
      </w:r>
      <w:proofErr w:type="gramEnd"/>
      <w:r w:rsidRPr="00AE4D00">
        <w:t>.distributions</w:t>
      </w:r>
      <w:proofErr w:type="spellEnd"/>
      <w:r w:rsidRPr="00AE4D00">
        <w:t>(</w:t>
      </w:r>
    </w:p>
    <w:p w14:paraId="0F01E833" w14:textId="59E93C34" w:rsidR="003E6270" w:rsidRPr="00AE4D00" w:rsidRDefault="003E6270" w:rsidP="008044E8">
      <w:pPr>
        <w:pStyle w:val="code2"/>
        <w:ind w:left="1052"/>
      </w:pPr>
      <w:proofErr w:type="gramStart"/>
      <w:r w:rsidRPr="00AE4D00">
        <w:t>df[</w:t>
      </w:r>
      <w:proofErr w:type="gramEnd"/>
      <w:r w:rsidRPr="00AE4D00">
        <w:t>['female', 'occupation', 'LBX074']],</w:t>
      </w:r>
    </w:p>
    <w:p w14:paraId="5735ABD7" w14:textId="63B76C4F" w:rsidR="003E6270" w:rsidRPr="00AE4D00" w:rsidRDefault="003E6270" w:rsidP="008044E8">
      <w:pPr>
        <w:pStyle w:val="code2"/>
        <w:ind w:left="1052"/>
      </w:pPr>
      <w:r w:rsidRPr="00AE4D00">
        <w:t>filename="test",</w:t>
      </w:r>
    </w:p>
    <w:p w14:paraId="410E439A" w14:textId="0EC2EF3D" w:rsidR="003E6270" w:rsidRPr="00AE4D00" w:rsidRDefault="003E6270" w:rsidP="008044E8">
      <w:pPr>
        <w:pStyle w:val="code2"/>
        <w:ind w:left="1052"/>
      </w:pPr>
      <w:proofErr w:type="spellStart"/>
      <w:r w:rsidRPr="00AE4D00">
        <w:t>continuous_kind</w:t>
      </w:r>
      <w:proofErr w:type="spellEnd"/>
      <w:r w:rsidRPr="00AE4D00">
        <w:t>='violin'</w:t>
      </w:r>
    </w:p>
    <w:p w14:paraId="5B444562" w14:textId="3E5611C4" w:rsidR="003E6270" w:rsidRPr="00AE4D00" w:rsidRDefault="003E6270" w:rsidP="008044E8">
      <w:pPr>
        <w:pStyle w:val="code2"/>
        <w:ind w:left="1052"/>
      </w:pPr>
      <w:r w:rsidRPr="00AE4D00">
        <w:t>)</w:t>
      </w:r>
    </w:p>
    <w:p w14:paraId="6526A3A8" w14:textId="63006057" w:rsidR="003E6270" w:rsidRPr="00AE4D00" w:rsidRDefault="003E6270" w:rsidP="008044E8">
      <w:pPr>
        <w:pStyle w:val="code2"/>
        <w:ind w:left="1108"/>
      </w:pPr>
      <w:r w:rsidRPr="00AE4D00">
        <w:t xml:space="preserve">.. </w:t>
      </w:r>
      <w:proofErr w:type="gramStart"/>
      <w:r w:rsidRPr="00AE4D00">
        <w:t>image::</w:t>
      </w:r>
      <w:proofErr w:type="gramEnd"/>
      <w:r w:rsidRPr="00AE4D00">
        <w:t xml:space="preserve"> ../_static/plot/distributions_violin.png</w:t>
      </w:r>
    </w:p>
    <w:p w14:paraId="166142D2" w14:textId="77777777" w:rsidR="003E6270" w:rsidRPr="00AE4D00" w:rsidRDefault="003E6270" w:rsidP="003E6270">
      <w:pPr>
        <w:pStyle w:val="code2"/>
      </w:pPr>
    </w:p>
    <w:p w14:paraId="2C4D1D26" w14:textId="4DA1110D" w:rsidR="003E6270" w:rsidRPr="00AE4D00" w:rsidRDefault="003E6270" w:rsidP="003E6270">
      <w:pPr>
        <w:pStyle w:val="code2"/>
      </w:pPr>
      <w:r w:rsidRPr="00AE4D00">
        <w:t xml:space="preserve">&gt;&gt;&gt; </w:t>
      </w:r>
      <w:proofErr w:type="spellStart"/>
      <w:proofErr w:type="gramStart"/>
      <w:r w:rsidRPr="00AE4D00">
        <w:t>igem.epc.plot</w:t>
      </w:r>
      <w:proofErr w:type="gramEnd"/>
      <w:r w:rsidRPr="00AE4D00">
        <w:t>.distributions</w:t>
      </w:r>
      <w:proofErr w:type="spellEnd"/>
      <w:r w:rsidRPr="00AE4D00">
        <w:t>(</w:t>
      </w:r>
    </w:p>
    <w:p w14:paraId="256410C0" w14:textId="4E8B35F0" w:rsidR="003E6270" w:rsidRPr="00AE4D00" w:rsidRDefault="003E6270" w:rsidP="008044E8">
      <w:pPr>
        <w:pStyle w:val="code2"/>
        <w:ind w:left="1052"/>
      </w:pPr>
      <w:proofErr w:type="gramStart"/>
      <w:r w:rsidRPr="00AE4D00">
        <w:t>df[</w:t>
      </w:r>
      <w:proofErr w:type="gramEnd"/>
      <w:r w:rsidRPr="00AE4D00">
        <w:t>['female', 'occupation', 'LBX074']],</w:t>
      </w:r>
    </w:p>
    <w:p w14:paraId="0AE35657" w14:textId="1A23128C" w:rsidR="003E6270" w:rsidRPr="00AE4D00" w:rsidRDefault="003E6270" w:rsidP="008044E8">
      <w:pPr>
        <w:pStyle w:val="code2"/>
        <w:ind w:left="1052"/>
      </w:pPr>
      <w:r w:rsidRPr="00AE4D00">
        <w:t>filename="test",</w:t>
      </w:r>
    </w:p>
    <w:p w14:paraId="4E74111C" w14:textId="15092026" w:rsidR="003E6270" w:rsidRPr="00AE4D00" w:rsidRDefault="003E6270" w:rsidP="008044E8">
      <w:pPr>
        <w:pStyle w:val="code2"/>
        <w:ind w:left="1052"/>
      </w:pPr>
      <w:proofErr w:type="spellStart"/>
      <w:r w:rsidRPr="00AE4D00">
        <w:t>continuous_kind</w:t>
      </w:r>
      <w:proofErr w:type="spellEnd"/>
      <w:r w:rsidRPr="00AE4D00">
        <w:t>='</w:t>
      </w:r>
      <w:proofErr w:type="spellStart"/>
      <w:r w:rsidRPr="00AE4D00">
        <w:t>qq</w:t>
      </w:r>
      <w:proofErr w:type="spellEnd"/>
      <w:r w:rsidRPr="00AE4D00">
        <w:t>'</w:t>
      </w:r>
    </w:p>
    <w:p w14:paraId="55C14047" w14:textId="6D90BC04" w:rsidR="003E6270" w:rsidRPr="00AE4D00" w:rsidRDefault="003E6270" w:rsidP="008044E8">
      <w:pPr>
        <w:pStyle w:val="code2"/>
        <w:ind w:left="1052"/>
      </w:pPr>
      <w:r w:rsidRPr="00AE4D00">
        <w:t>)</w:t>
      </w:r>
    </w:p>
    <w:p w14:paraId="71CBCD37" w14:textId="207CC4A5" w:rsidR="003E6270" w:rsidRDefault="003E6270" w:rsidP="008044E8">
      <w:pPr>
        <w:pStyle w:val="code2"/>
        <w:ind w:left="720" w:firstLine="720"/>
      </w:pPr>
      <w:r w:rsidRPr="00AE4D00">
        <w:lastRenderedPageBreak/>
        <w:t xml:space="preserve">.. </w:t>
      </w:r>
      <w:proofErr w:type="gramStart"/>
      <w:r w:rsidRPr="00AE4D00">
        <w:t>image::</w:t>
      </w:r>
      <w:proofErr w:type="gramEnd"/>
      <w:r w:rsidRPr="00AE4D00">
        <w:t xml:space="preserve"> ../_static/plot/distributions_qq.png</w:t>
      </w:r>
    </w:p>
    <w:p w14:paraId="58E1147A" w14:textId="77777777" w:rsidR="003E6270" w:rsidRDefault="003E6270" w:rsidP="003E6270">
      <w:pPr>
        <w:pStyle w:val="code2"/>
      </w:pPr>
    </w:p>
    <w:p w14:paraId="4DDB69AE" w14:textId="30407ECB" w:rsidR="003E6270" w:rsidRPr="00AE4D00" w:rsidRDefault="003E6270" w:rsidP="003E6270">
      <w:pPr>
        <w:pStyle w:val="code2"/>
      </w:pPr>
      <w:r w:rsidRPr="00AE4D00">
        <w:t xml:space="preserve">&gt;&gt;&gt; x = </w:t>
      </w:r>
      <w:proofErr w:type="spellStart"/>
      <w:r w:rsidRPr="00AE4D00">
        <w:t>f"Discovery</w:t>
      </w:r>
      <w:proofErr w:type="spellEnd"/>
      <w:r w:rsidRPr="00AE4D00">
        <w:t xml:space="preserve">: Skew of BMIMBX = </w:t>
      </w:r>
      <w:proofErr w:type="spellStart"/>
      <w:proofErr w:type="gramStart"/>
      <w:r w:rsidRPr="00AE4D00">
        <w:t>stats.skew</w:t>
      </w:r>
      <w:proofErr w:type="spellEnd"/>
      <w:proofErr w:type="gramEnd"/>
      <w:r w:rsidRPr="00AE4D00">
        <w:t>(</w:t>
      </w:r>
      <w:proofErr w:type="spellStart"/>
      <w:r w:rsidRPr="00AE4D00">
        <w:t>nhanes</w:t>
      </w:r>
      <w:proofErr w:type="spellEnd"/>
      <w:r w:rsidRPr="00AE4D00">
        <w:t>['BMXBMI']):.6}"</w:t>
      </w:r>
    </w:p>
    <w:p w14:paraId="75721E7C" w14:textId="354CFB1A" w:rsidR="003E6270" w:rsidRPr="00AE4D00" w:rsidRDefault="003E6270" w:rsidP="003E6270">
      <w:pPr>
        <w:pStyle w:val="code2"/>
      </w:pPr>
      <w:r w:rsidRPr="00AE4D00">
        <w:t xml:space="preserve">&gt;&gt;&gt; </w:t>
      </w:r>
      <w:proofErr w:type="spellStart"/>
      <w:proofErr w:type="gramStart"/>
      <w:r w:rsidRPr="00AE4D00">
        <w:t>igem.epc.plot</w:t>
      </w:r>
      <w:proofErr w:type="gramEnd"/>
      <w:r w:rsidRPr="00AE4D00">
        <w:t>.histogram</w:t>
      </w:r>
      <w:proofErr w:type="spellEnd"/>
      <w:r w:rsidRPr="00AE4D00">
        <w:t>(</w:t>
      </w:r>
    </w:p>
    <w:p w14:paraId="360878ED" w14:textId="6549E79D" w:rsidR="003E6270" w:rsidRPr="00AE4D00" w:rsidRDefault="003E6270" w:rsidP="008044E8">
      <w:pPr>
        <w:pStyle w:val="code2"/>
        <w:ind w:left="1052"/>
      </w:pPr>
      <w:proofErr w:type="spellStart"/>
      <w:r w:rsidRPr="00AE4D00">
        <w:t>nhanes_discovery_cont</w:t>
      </w:r>
      <w:proofErr w:type="spellEnd"/>
      <w:r w:rsidRPr="00AE4D00">
        <w:t>,</w:t>
      </w:r>
    </w:p>
    <w:p w14:paraId="7E13FBED" w14:textId="5F4763B3" w:rsidR="003E6270" w:rsidRPr="00AE4D00" w:rsidRDefault="003E6270" w:rsidP="008044E8">
      <w:pPr>
        <w:pStyle w:val="code2"/>
        <w:ind w:left="1052"/>
      </w:pPr>
      <w:r w:rsidRPr="00AE4D00">
        <w:t>column="BMXBMI",</w:t>
      </w:r>
    </w:p>
    <w:p w14:paraId="5FB4BF83" w14:textId="50C8B8EC" w:rsidR="003E6270" w:rsidRPr="00AE4D00" w:rsidRDefault="003E6270" w:rsidP="008044E8">
      <w:pPr>
        <w:pStyle w:val="code2"/>
        <w:ind w:left="1052"/>
      </w:pPr>
      <w:r w:rsidRPr="00AE4D00">
        <w:t>title=x,</w:t>
      </w:r>
    </w:p>
    <w:p w14:paraId="3423EDB7" w14:textId="08445775" w:rsidR="003E6270" w:rsidRPr="00AE4D00" w:rsidRDefault="003E6270" w:rsidP="008044E8">
      <w:pPr>
        <w:pStyle w:val="code2"/>
        <w:ind w:left="1052"/>
      </w:pPr>
      <w:r w:rsidRPr="00AE4D00">
        <w:t>bins=100</w:t>
      </w:r>
    </w:p>
    <w:p w14:paraId="61635940" w14:textId="3F6B08FB" w:rsidR="003E6270" w:rsidRPr="00AE4D00" w:rsidRDefault="003E6270" w:rsidP="008044E8">
      <w:pPr>
        <w:pStyle w:val="code2"/>
        <w:ind w:left="1052"/>
      </w:pPr>
      <w:r w:rsidRPr="00AE4D00">
        <w:t>)</w:t>
      </w:r>
    </w:p>
    <w:p w14:paraId="3B63C8F0" w14:textId="40DBE7EA" w:rsidR="003E6270" w:rsidRDefault="003E6270" w:rsidP="008044E8">
      <w:pPr>
        <w:pStyle w:val="code2"/>
        <w:ind w:left="720" w:firstLine="664"/>
      </w:pPr>
      <w:r w:rsidRPr="00AE4D00">
        <w:t xml:space="preserve">.. </w:t>
      </w:r>
      <w:proofErr w:type="gramStart"/>
      <w:r w:rsidRPr="00AE4D00">
        <w:t>image::</w:t>
      </w:r>
      <w:proofErr w:type="gramEnd"/>
      <w:r w:rsidRPr="00AE4D00">
        <w:t xml:space="preserve"> ../_static/plot/histogram.png</w:t>
      </w:r>
    </w:p>
    <w:p w14:paraId="7E206D1C" w14:textId="77777777" w:rsidR="003E6270" w:rsidRDefault="003E6270" w:rsidP="003E6270">
      <w:pPr>
        <w:pStyle w:val="code2"/>
      </w:pPr>
    </w:p>
    <w:p w14:paraId="482AF9D4" w14:textId="3696223D" w:rsidR="003E6270" w:rsidRPr="00AE4D00" w:rsidRDefault="003E6270" w:rsidP="003E6270">
      <w:pPr>
        <w:pStyle w:val="code2"/>
      </w:pPr>
      <w:r w:rsidRPr="00AE4D00">
        <w:t xml:space="preserve">&gt;&gt;&gt; </w:t>
      </w:r>
      <w:proofErr w:type="spellStart"/>
      <w:proofErr w:type="gramStart"/>
      <w:r w:rsidRPr="00AE4D00">
        <w:t>igem.epc.plot</w:t>
      </w:r>
      <w:proofErr w:type="gramEnd"/>
      <w:r w:rsidRPr="00AE4D00">
        <w:t>.manhattan</w:t>
      </w:r>
      <w:proofErr w:type="spellEnd"/>
      <w:r w:rsidRPr="00AE4D00">
        <w:t>(</w:t>
      </w:r>
    </w:p>
    <w:p w14:paraId="33BF205E" w14:textId="77777777" w:rsidR="003E6270" w:rsidRPr="00AE4D00" w:rsidRDefault="003E6270" w:rsidP="003E6270">
      <w:pPr>
        <w:pStyle w:val="code2"/>
      </w:pPr>
      <w:r w:rsidRPr="00AE4D00">
        <w:t xml:space="preserve">            {'discovery</w:t>
      </w:r>
      <w:proofErr w:type="gramStart"/>
      <w:r w:rsidRPr="00AE4D00">
        <w:t>':</w:t>
      </w:r>
      <w:proofErr w:type="spellStart"/>
      <w:r w:rsidRPr="00AE4D00">
        <w:t>disc</w:t>
      </w:r>
      <w:proofErr w:type="gramEnd"/>
      <w:r w:rsidRPr="00AE4D00">
        <w:t>_df</w:t>
      </w:r>
      <w:proofErr w:type="spellEnd"/>
      <w:r w:rsidRPr="00AE4D00">
        <w:t>, 'replication':</w:t>
      </w:r>
      <w:proofErr w:type="spellStart"/>
      <w:r w:rsidRPr="00AE4D00">
        <w:t>repl_df</w:t>
      </w:r>
      <w:proofErr w:type="spellEnd"/>
      <w:r w:rsidRPr="00AE4D00">
        <w:t>},</w:t>
      </w:r>
    </w:p>
    <w:p w14:paraId="464994A2" w14:textId="77777777" w:rsidR="003E6270" w:rsidRPr="00AE4D00" w:rsidRDefault="003E6270" w:rsidP="003E6270">
      <w:pPr>
        <w:pStyle w:val="code2"/>
      </w:pPr>
      <w:r w:rsidRPr="00AE4D00">
        <w:t xml:space="preserve">            categories=</w:t>
      </w:r>
      <w:proofErr w:type="spellStart"/>
      <w:r w:rsidRPr="00AE4D00">
        <w:t>data_categories</w:t>
      </w:r>
      <w:proofErr w:type="spellEnd"/>
      <w:r w:rsidRPr="00AE4D00">
        <w:t>,</w:t>
      </w:r>
    </w:p>
    <w:p w14:paraId="0FD7E691" w14:textId="77777777" w:rsidR="003E6270" w:rsidRPr="00AE4D00" w:rsidRDefault="003E6270" w:rsidP="003E6270">
      <w:pPr>
        <w:pStyle w:val="code2"/>
      </w:pPr>
      <w:r w:rsidRPr="00AE4D00">
        <w:t xml:space="preserve">            title="EWAS Results"</w:t>
      </w:r>
    </w:p>
    <w:p w14:paraId="68B508BD" w14:textId="77777777" w:rsidR="003E6270" w:rsidRPr="00AE4D00" w:rsidRDefault="003E6270" w:rsidP="003E6270">
      <w:pPr>
        <w:pStyle w:val="code2"/>
      </w:pPr>
      <w:r w:rsidRPr="00AE4D00">
        <w:t xml:space="preserve">            )</w:t>
      </w:r>
    </w:p>
    <w:p w14:paraId="041D201E" w14:textId="77777777" w:rsidR="003E6270" w:rsidRDefault="003E6270" w:rsidP="003E6270">
      <w:pPr>
        <w:pStyle w:val="code2"/>
      </w:pPr>
      <w:r w:rsidRPr="00AE4D00">
        <w:t xml:space="preserve">    .. </w:t>
      </w:r>
      <w:proofErr w:type="gramStart"/>
      <w:r w:rsidRPr="00AE4D00">
        <w:t>image::</w:t>
      </w:r>
      <w:proofErr w:type="gramEnd"/>
      <w:r w:rsidRPr="00AE4D00">
        <w:t xml:space="preserve"> ../_static/plot/manhattan.png</w:t>
      </w:r>
    </w:p>
    <w:p w14:paraId="6C65D020" w14:textId="77777777" w:rsidR="003E6270" w:rsidRDefault="003E6270" w:rsidP="003E6270">
      <w:pPr>
        <w:pStyle w:val="code2"/>
      </w:pPr>
    </w:p>
    <w:p w14:paraId="18EE426E" w14:textId="38AC5454" w:rsidR="003E6270" w:rsidRPr="00AE4D00" w:rsidRDefault="003E6270" w:rsidP="003E6270">
      <w:pPr>
        <w:pStyle w:val="code2"/>
      </w:pPr>
      <w:r w:rsidRPr="00AE4D00">
        <w:t xml:space="preserve">&gt;&gt;&gt; </w:t>
      </w:r>
      <w:proofErr w:type="spellStart"/>
      <w:proofErr w:type="gramStart"/>
      <w:r w:rsidRPr="00AE4D00">
        <w:t>igem.epc.plot</w:t>
      </w:r>
      <w:proofErr w:type="gramEnd"/>
      <w:r w:rsidRPr="00AE4D00">
        <w:t>.manhattan_bonferroni</w:t>
      </w:r>
      <w:proofErr w:type="spellEnd"/>
      <w:r w:rsidRPr="00AE4D00">
        <w:t>(</w:t>
      </w:r>
    </w:p>
    <w:p w14:paraId="07773188" w14:textId="77777777" w:rsidR="003E6270" w:rsidRPr="00AE4D00" w:rsidRDefault="003E6270" w:rsidP="003E6270">
      <w:pPr>
        <w:pStyle w:val="code2"/>
      </w:pPr>
      <w:r w:rsidRPr="00AE4D00">
        <w:t xml:space="preserve">            {'discovery</w:t>
      </w:r>
      <w:proofErr w:type="gramStart"/>
      <w:r w:rsidRPr="00AE4D00">
        <w:t>':</w:t>
      </w:r>
      <w:proofErr w:type="spellStart"/>
      <w:r w:rsidRPr="00AE4D00">
        <w:t>disc</w:t>
      </w:r>
      <w:proofErr w:type="gramEnd"/>
      <w:r w:rsidRPr="00AE4D00">
        <w:t>_df</w:t>
      </w:r>
      <w:proofErr w:type="spellEnd"/>
      <w:r w:rsidRPr="00AE4D00">
        <w:t>, 'replication':</w:t>
      </w:r>
      <w:proofErr w:type="spellStart"/>
      <w:r w:rsidRPr="00AE4D00">
        <w:t>repl_df</w:t>
      </w:r>
      <w:proofErr w:type="spellEnd"/>
      <w:r w:rsidRPr="00AE4D00">
        <w:t>},</w:t>
      </w:r>
    </w:p>
    <w:p w14:paraId="02B3F165" w14:textId="77777777" w:rsidR="003E6270" w:rsidRPr="00AE4D00" w:rsidRDefault="003E6270" w:rsidP="003E6270">
      <w:pPr>
        <w:pStyle w:val="code2"/>
      </w:pPr>
      <w:r w:rsidRPr="00AE4D00">
        <w:t xml:space="preserve">            categories=</w:t>
      </w:r>
      <w:proofErr w:type="spellStart"/>
      <w:r w:rsidRPr="00AE4D00">
        <w:t>data_categories</w:t>
      </w:r>
      <w:proofErr w:type="spellEnd"/>
      <w:r w:rsidRPr="00AE4D00">
        <w:t>,</w:t>
      </w:r>
    </w:p>
    <w:p w14:paraId="4C407201" w14:textId="77777777" w:rsidR="003E6270" w:rsidRPr="00AE4D00" w:rsidRDefault="003E6270" w:rsidP="003E6270">
      <w:pPr>
        <w:pStyle w:val="code2"/>
      </w:pPr>
      <w:r w:rsidRPr="00AE4D00">
        <w:t xml:space="preserve">            title="EWAS Results"</w:t>
      </w:r>
    </w:p>
    <w:p w14:paraId="5F6260B0" w14:textId="77777777" w:rsidR="003E6270" w:rsidRPr="00AE4D00" w:rsidRDefault="003E6270" w:rsidP="003E6270">
      <w:pPr>
        <w:pStyle w:val="code2"/>
      </w:pPr>
      <w:r w:rsidRPr="00AE4D00">
        <w:t xml:space="preserve">            )</w:t>
      </w:r>
    </w:p>
    <w:p w14:paraId="5C2425FD" w14:textId="77777777" w:rsidR="003E6270" w:rsidRDefault="003E6270" w:rsidP="003E6270">
      <w:pPr>
        <w:pStyle w:val="code2"/>
      </w:pPr>
      <w:r w:rsidRPr="00AE4D00">
        <w:t xml:space="preserve">    .. </w:t>
      </w:r>
      <w:proofErr w:type="gramStart"/>
      <w:r w:rsidRPr="00AE4D00">
        <w:t>image::</w:t>
      </w:r>
      <w:proofErr w:type="gramEnd"/>
      <w:r w:rsidRPr="00AE4D00">
        <w:t xml:space="preserve"> ../_static/plot/manhattan_bonferroni.png</w:t>
      </w:r>
    </w:p>
    <w:p w14:paraId="71D243E2" w14:textId="77777777" w:rsidR="003E6270" w:rsidRDefault="003E6270" w:rsidP="003E6270">
      <w:pPr>
        <w:pStyle w:val="code2"/>
      </w:pPr>
    </w:p>
    <w:p w14:paraId="2A83214D" w14:textId="462BF002" w:rsidR="003E6270" w:rsidRPr="00AE4D00" w:rsidRDefault="003E6270" w:rsidP="003E6270">
      <w:pPr>
        <w:pStyle w:val="code2"/>
      </w:pPr>
      <w:r w:rsidRPr="00AE4D00">
        <w:t xml:space="preserve">&gt;&gt;&gt; </w:t>
      </w:r>
      <w:proofErr w:type="spellStart"/>
      <w:proofErr w:type="gramStart"/>
      <w:r w:rsidRPr="00AE4D00">
        <w:t>igem.epc.plot</w:t>
      </w:r>
      <w:proofErr w:type="gramEnd"/>
      <w:r w:rsidRPr="00AE4D00">
        <w:t>.manhattan_fdr</w:t>
      </w:r>
      <w:proofErr w:type="spellEnd"/>
      <w:r w:rsidRPr="00AE4D00">
        <w:t>(</w:t>
      </w:r>
    </w:p>
    <w:p w14:paraId="03A1458B" w14:textId="77777777" w:rsidR="003E6270" w:rsidRPr="00AE4D00" w:rsidRDefault="003E6270" w:rsidP="003E6270">
      <w:pPr>
        <w:pStyle w:val="code2"/>
      </w:pPr>
      <w:r w:rsidRPr="00AE4D00">
        <w:t xml:space="preserve">            {'discovery</w:t>
      </w:r>
      <w:proofErr w:type="gramStart"/>
      <w:r w:rsidRPr="00AE4D00">
        <w:t>':</w:t>
      </w:r>
      <w:proofErr w:type="spellStart"/>
      <w:r w:rsidRPr="00AE4D00">
        <w:t>disc</w:t>
      </w:r>
      <w:proofErr w:type="gramEnd"/>
      <w:r w:rsidRPr="00AE4D00">
        <w:t>_df</w:t>
      </w:r>
      <w:proofErr w:type="spellEnd"/>
      <w:r w:rsidRPr="00AE4D00">
        <w:t>, 'replication':</w:t>
      </w:r>
      <w:proofErr w:type="spellStart"/>
      <w:r w:rsidRPr="00AE4D00">
        <w:t>repl_df</w:t>
      </w:r>
      <w:proofErr w:type="spellEnd"/>
      <w:r w:rsidRPr="00AE4D00">
        <w:t>},</w:t>
      </w:r>
    </w:p>
    <w:p w14:paraId="5CF58C4F" w14:textId="77777777" w:rsidR="003E6270" w:rsidRPr="00AE4D00" w:rsidRDefault="003E6270" w:rsidP="003E6270">
      <w:pPr>
        <w:pStyle w:val="code2"/>
      </w:pPr>
      <w:r w:rsidRPr="00AE4D00">
        <w:t xml:space="preserve">            categories=</w:t>
      </w:r>
      <w:proofErr w:type="spellStart"/>
      <w:r w:rsidRPr="00AE4D00">
        <w:t>data_categories</w:t>
      </w:r>
      <w:proofErr w:type="spellEnd"/>
      <w:r w:rsidRPr="00AE4D00">
        <w:t>,</w:t>
      </w:r>
    </w:p>
    <w:p w14:paraId="53148FFC" w14:textId="77777777" w:rsidR="003E6270" w:rsidRPr="00AE4D00" w:rsidRDefault="003E6270" w:rsidP="003E6270">
      <w:pPr>
        <w:pStyle w:val="code2"/>
      </w:pPr>
      <w:r w:rsidRPr="00AE4D00">
        <w:t xml:space="preserve">            title="EWAS Results"</w:t>
      </w:r>
    </w:p>
    <w:p w14:paraId="56E495DB" w14:textId="77777777" w:rsidR="003E6270" w:rsidRPr="00AE4D00" w:rsidRDefault="003E6270" w:rsidP="003E6270">
      <w:pPr>
        <w:pStyle w:val="code2"/>
      </w:pPr>
      <w:r w:rsidRPr="00AE4D00">
        <w:t xml:space="preserve">            )</w:t>
      </w:r>
    </w:p>
    <w:p w14:paraId="1A55CE33" w14:textId="77777777" w:rsidR="003E6270" w:rsidRDefault="003E6270" w:rsidP="003E6270">
      <w:pPr>
        <w:pStyle w:val="code2"/>
      </w:pPr>
      <w:r w:rsidRPr="00AE4D00">
        <w:t xml:space="preserve">    .. </w:t>
      </w:r>
      <w:proofErr w:type="gramStart"/>
      <w:r w:rsidRPr="00AE4D00">
        <w:t>image::</w:t>
      </w:r>
      <w:proofErr w:type="gramEnd"/>
      <w:r w:rsidRPr="00AE4D00">
        <w:t xml:space="preserve"> ../_static/plot/manhattan_fdr.png</w:t>
      </w:r>
    </w:p>
    <w:p w14:paraId="68D4339F" w14:textId="77777777" w:rsidR="003E6270" w:rsidRDefault="003E6270" w:rsidP="003E6270">
      <w:pPr>
        <w:pStyle w:val="code2"/>
      </w:pPr>
    </w:p>
    <w:p w14:paraId="2FCD4456" w14:textId="1EA3603C" w:rsidR="003E6270" w:rsidRPr="00AE4D00" w:rsidRDefault="003E6270" w:rsidP="003E6270">
      <w:pPr>
        <w:pStyle w:val="code2"/>
      </w:pPr>
      <w:r w:rsidRPr="00AE4D00">
        <w:t xml:space="preserve">&gt;&gt;&gt; </w:t>
      </w:r>
      <w:proofErr w:type="spellStart"/>
      <w:r w:rsidRPr="00AE4D00">
        <w:t>igem.epc.plot.top_results</w:t>
      </w:r>
      <w:proofErr w:type="spellEnd"/>
      <w:r w:rsidRPr="00AE4D00">
        <w:t>(</w:t>
      </w:r>
      <w:proofErr w:type="spellStart"/>
      <w:r w:rsidRPr="00AE4D00">
        <w:t>ewas_result</w:t>
      </w:r>
      <w:proofErr w:type="spellEnd"/>
      <w:r w:rsidRPr="00AE4D00">
        <w:t>)</w:t>
      </w:r>
    </w:p>
    <w:p w14:paraId="70C36E75" w14:textId="77777777" w:rsidR="003E6270" w:rsidRDefault="003E6270" w:rsidP="003E6270">
      <w:pPr>
        <w:pStyle w:val="code2"/>
      </w:pPr>
      <w:r w:rsidRPr="00AE4D00">
        <w:t xml:space="preserve">    .. </w:t>
      </w:r>
      <w:proofErr w:type="gramStart"/>
      <w:r w:rsidRPr="00AE4D00">
        <w:t>image::</w:t>
      </w:r>
      <w:proofErr w:type="gramEnd"/>
      <w:r w:rsidRPr="00AE4D00">
        <w:t xml:space="preserve"> ../_static/plot/top_results.png</w:t>
      </w:r>
    </w:p>
    <w:p w14:paraId="147168D5" w14:textId="77777777" w:rsidR="003E6270" w:rsidRDefault="003E6270" w:rsidP="003E6270">
      <w:pPr>
        <w:pStyle w:val="BodyText"/>
        <w:spacing w:before="11"/>
        <w:ind w:left="720"/>
        <w:rPr>
          <w:rFonts w:ascii="Courier New"/>
        </w:rPr>
      </w:pPr>
    </w:p>
    <w:p w14:paraId="7D7E0415" w14:textId="0EB14E84" w:rsidR="00564686" w:rsidRPr="00A43222" w:rsidRDefault="00564686" w:rsidP="00564686"/>
    <w:p w14:paraId="3AD4CD6A" w14:textId="046E31A2" w:rsidR="00A43222" w:rsidRDefault="00A43222">
      <w:r>
        <w:br w:type="page"/>
      </w:r>
    </w:p>
    <w:p w14:paraId="2A5A06DF" w14:textId="121168FD" w:rsidR="00564686" w:rsidRDefault="00A43222" w:rsidP="00A43222">
      <w:pPr>
        <w:pStyle w:val="Heading1"/>
      </w:pPr>
      <w:bookmarkStart w:id="106" w:name="_Toc139042889"/>
      <w:r w:rsidRPr="00A43222">
        <w:lastRenderedPageBreak/>
        <w:t xml:space="preserve">Anexo </w:t>
      </w:r>
      <w:proofErr w:type="gramStart"/>
      <w:r w:rsidRPr="00A43222">
        <w:t>A :</w:t>
      </w:r>
      <w:proofErr w:type="gramEnd"/>
      <w:r w:rsidRPr="00A43222">
        <w:t xml:space="preserve"> Function</w:t>
      </w:r>
      <w:r>
        <w:t>s Map</w:t>
      </w:r>
      <w:bookmarkEnd w:id="106"/>
    </w:p>
    <w:p w14:paraId="40F57CC4" w14:textId="0EC9A778" w:rsidR="00A43222" w:rsidRPr="00A43222" w:rsidRDefault="00A43222" w:rsidP="00A43222">
      <w:r>
        <w:rPr>
          <w:noProof/>
        </w:rPr>
        <w:drawing>
          <wp:inline distT="0" distB="0" distL="0" distR="0" wp14:anchorId="692A5113" wp14:editId="2E0332E6">
            <wp:extent cx="5943600" cy="6218317"/>
            <wp:effectExtent l="0" t="0" r="0" b="5080"/>
            <wp:docPr id="9" name="Image 9"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10;&#10;Description automatically generated with medium confidence"/>
                    <pic:cNvPicPr/>
                  </pic:nvPicPr>
                  <pic:blipFill>
                    <a:blip r:embed="rId49" cstate="print"/>
                    <a:stretch>
                      <a:fillRect/>
                    </a:stretch>
                  </pic:blipFill>
                  <pic:spPr>
                    <a:xfrm>
                      <a:off x="0" y="0"/>
                      <a:ext cx="5943600" cy="6218317"/>
                    </a:xfrm>
                    <a:prstGeom prst="rect">
                      <a:avLst/>
                    </a:prstGeom>
                  </pic:spPr>
                </pic:pic>
              </a:graphicData>
            </a:graphic>
          </wp:inline>
        </w:drawing>
      </w:r>
    </w:p>
    <w:p w14:paraId="45AC3BC2" w14:textId="7B7D5EFC" w:rsidR="00A43222" w:rsidRDefault="00A43222">
      <w:r>
        <w:br w:type="page"/>
      </w:r>
    </w:p>
    <w:p w14:paraId="65F0A8CB" w14:textId="4BC46178" w:rsidR="00A43222" w:rsidRDefault="00A43222" w:rsidP="00A43222">
      <w:pPr>
        <w:pStyle w:val="Heading1"/>
      </w:pPr>
      <w:bookmarkStart w:id="107" w:name="_Toc139042890"/>
      <w:r>
        <w:lastRenderedPageBreak/>
        <w:t>Anexo B: Database Schema</w:t>
      </w:r>
      <w:bookmarkEnd w:id="107"/>
    </w:p>
    <w:p w14:paraId="1553FA8E" w14:textId="16310A04" w:rsidR="0065354D" w:rsidRPr="00A43222" w:rsidRDefault="00A43222">
      <w:r>
        <w:rPr>
          <w:noProof/>
        </w:rPr>
        <w:drawing>
          <wp:inline distT="0" distB="0" distL="0" distR="0" wp14:anchorId="1F72C060" wp14:editId="7F2DAC1E">
            <wp:extent cx="4736465" cy="7800526"/>
            <wp:effectExtent l="0" t="0" r="635" b="0"/>
            <wp:docPr id="10" name="Image 10" descr="A picture containing text, screenshot, parallel, desig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picture containing text, screenshot, parallel, design&#10;&#10;Description automatically generated"/>
                    <pic:cNvPicPr/>
                  </pic:nvPicPr>
                  <pic:blipFill>
                    <a:blip r:embed="rId50" cstate="print"/>
                    <a:stretch>
                      <a:fillRect/>
                    </a:stretch>
                  </pic:blipFill>
                  <pic:spPr>
                    <a:xfrm>
                      <a:off x="0" y="0"/>
                      <a:ext cx="4736916" cy="7801269"/>
                    </a:xfrm>
                    <a:prstGeom prst="rect">
                      <a:avLst/>
                    </a:prstGeom>
                  </pic:spPr>
                </pic:pic>
              </a:graphicData>
            </a:graphic>
          </wp:inline>
        </w:drawing>
      </w:r>
      <w:r w:rsidR="0065354D" w:rsidRPr="00A43222">
        <w:br w:type="page"/>
      </w:r>
    </w:p>
    <w:p w14:paraId="24B9BD61" w14:textId="3B30D3C1" w:rsidR="0065354D" w:rsidRPr="00A43222" w:rsidRDefault="0065354D" w:rsidP="0065354D">
      <w:pPr>
        <w:pStyle w:val="Heading1"/>
      </w:pPr>
      <w:bookmarkStart w:id="108" w:name="_Toc139042891"/>
      <w:r w:rsidRPr="00A43222">
        <w:lastRenderedPageBreak/>
        <w:t>Figures</w:t>
      </w:r>
      <w:bookmarkEnd w:id="108"/>
    </w:p>
    <w:p w14:paraId="796762BC" w14:textId="77777777" w:rsidR="0065354D" w:rsidRPr="00A43222" w:rsidRDefault="0065354D" w:rsidP="0065354D"/>
    <w:p w14:paraId="2482AE66" w14:textId="4AE6EB83" w:rsidR="00280D40" w:rsidRDefault="0065354D">
      <w:pPr>
        <w:pStyle w:val="TableofFigures"/>
        <w:tabs>
          <w:tab w:val="right" w:leader="dot" w:pos="9350"/>
        </w:tabs>
        <w:rPr>
          <w:rFonts w:eastAsiaTheme="minorEastAsia"/>
          <w:noProof/>
        </w:rPr>
      </w:pPr>
      <w:r>
        <w:rPr>
          <w:lang w:val="fr-CA"/>
        </w:rPr>
        <w:fldChar w:fldCharType="begin"/>
      </w:r>
      <w:r>
        <w:rPr>
          <w:lang w:val="fr-CA"/>
        </w:rPr>
        <w:instrText xml:space="preserve"> TOC \h \z \c "Figure" </w:instrText>
      </w:r>
      <w:r>
        <w:rPr>
          <w:lang w:val="fr-CA"/>
        </w:rPr>
        <w:fldChar w:fldCharType="separate"/>
      </w:r>
      <w:hyperlink w:anchor="_Toc139042892" w:history="1">
        <w:r w:rsidR="00280D40" w:rsidRPr="00447225">
          <w:rPr>
            <w:rStyle w:val="Hyperlink"/>
            <w:noProof/>
          </w:rPr>
          <w:t>Figure 1: IGEM Architeture</w:t>
        </w:r>
        <w:r w:rsidR="00280D40">
          <w:rPr>
            <w:noProof/>
            <w:webHidden/>
          </w:rPr>
          <w:tab/>
        </w:r>
        <w:r w:rsidR="00280D40">
          <w:rPr>
            <w:noProof/>
            <w:webHidden/>
          </w:rPr>
          <w:fldChar w:fldCharType="begin"/>
        </w:r>
        <w:r w:rsidR="00280D40">
          <w:rPr>
            <w:noProof/>
            <w:webHidden/>
          </w:rPr>
          <w:instrText xml:space="preserve"> PAGEREF _Toc139042892 \h </w:instrText>
        </w:r>
        <w:r w:rsidR="00280D40">
          <w:rPr>
            <w:noProof/>
            <w:webHidden/>
          </w:rPr>
        </w:r>
        <w:r w:rsidR="00280D40">
          <w:rPr>
            <w:noProof/>
            <w:webHidden/>
          </w:rPr>
          <w:fldChar w:fldCharType="separate"/>
        </w:r>
        <w:r w:rsidR="00280D40">
          <w:rPr>
            <w:noProof/>
            <w:webHidden/>
          </w:rPr>
          <w:t>4</w:t>
        </w:r>
        <w:r w:rsidR="00280D40">
          <w:rPr>
            <w:noProof/>
            <w:webHidden/>
          </w:rPr>
          <w:fldChar w:fldCharType="end"/>
        </w:r>
      </w:hyperlink>
    </w:p>
    <w:p w14:paraId="4469348E" w14:textId="51EA7B0F" w:rsidR="00280D40" w:rsidRDefault="00280D40">
      <w:pPr>
        <w:pStyle w:val="TableofFigures"/>
        <w:tabs>
          <w:tab w:val="right" w:leader="dot" w:pos="9350"/>
        </w:tabs>
        <w:rPr>
          <w:rFonts w:eastAsiaTheme="minorEastAsia"/>
          <w:noProof/>
        </w:rPr>
      </w:pPr>
      <w:hyperlink w:anchor="_Toc139042893" w:history="1">
        <w:r w:rsidRPr="00447225">
          <w:rPr>
            <w:rStyle w:val="Hyperlink"/>
            <w:noProof/>
          </w:rPr>
          <w:t>Figure 2: IGEM and IGEM Lite differences components</w:t>
        </w:r>
        <w:r>
          <w:rPr>
            <w:noProof/>
            <w:webHidden/>
          </w:rPr>
          <w:tab/>
        </w:r>
        <w:r>
          <w:rPr>
            <w:noProof/>
            <w:webHidden/>
          </w:rPr>
          <w:fldChar w:fldCharType="begin"/>
        </w:r>
        <w:r>
          <w:rPr>
            <w:noProof/>
            <w:webHidden/>
          </w:rPr>
          <w:instrText xml:space="preserve"> PAGEREF _Toc139042893 \h </w:instrText>
        </w:r>
        <w:r>
          <w:rPr>
            <w:noProof/>
            <w:webHidden/>
          </w:rPr>
        </w:r>
        <w:r>
          <w:rPr>
            <w:noProof/>
            <w:webHidden/>
          </w:rPr>
          <w:fldChar w:fldCharType="separate"/>
        </w:r>
        <w:r>
          <w:rPr>
            <w:noProof/>
            <w:webHidden/>
          </w:rPr>
          <w:t>5</w:t>
        </w:r>
        <w:r>
          <w:rPr>
            <w:noProof/>
            <w:webHidden/>
          </w:rPr>
          <w:fldChar w:fldCharType="end"/>
        </w:r>
      </w:hyperlink>
    </w:p>
    <w:p w14:paraId="1311F997" w14:textId="72C6A195" w:rsidR="00280D40" w:rsidRDefault="00280D40">
      <w:pPr>
        <w:pStyle w:val="TableofFigures"/>
        <w:tabs>
          <w:tab w:val="right" w:leader="dot" w:pos="9350"/>
        </w:tabs>
        <w:rPr>
          <w:rFonts w:eastAsiaTheme="minorEastAsia"/>
          <w:noProof/>
        </w:rPr>
      </w:pPr>
      <w:hyperlink w:anchor="_Toc139042894" w:history="1">
        <w:r w:rsidRPr="00447225">
          <w:rPr>
            <w:rStyle w:val="Hyperlink"/>
            <w:noProof/>
          </w:rPr>
          <w:t>Figure 3: DB Makemigrations</w:t>
        </w:r>
        <w:r>
          <w:rPr>
            <w:noProof/>
            <w:webHidden/>
          </w:rPr>
          <w:tab/>
        </w:r>
        <w:r>
          <w:rPr>
            <w:noProof/>
            <w:webHidden/>
          </w:rPr>
          <w:fldChar w:fldCharType="begin"/>
        </w:r>
        <w:r>
          <w:rPr>
            <w:noProof/>
            <w:webHidden/>
          </w:rPr>
          <w:instrText xml:space="preserve"> PAGEREF _Toc139042894 \h </w:instrText>
        </w:r>
        <w:r>
          <w:rPr>
            <w:noProof/>
            <w:webHidden/>
          </w:rPr>
        </w:r>
        <w:r>
          <w:rPr>
            <w:noProof/>
            <w:webHidden/>
          </w:rPr>
          <w:fldChar w:fldCharType="separate"/>
        </w:r>
        <w:r>
          <w:rPr>
            <w:noProof/>
            <w:webHidden/>
          </w:rPr>
          <w:t>6</w:t>
        </w:r>
        <w:r>
          <w:rPr>
            <w:noProof/>
            <w:webHidden/>
          </w:rPr>
          <w:fldChar w:fldCharType="end"/>
        </w:r>
      </w:hyperlink>
    </w:p>
    <w:p w14:paraId="33A0CCB4" w14:textId="7143FB0C" w:rsidR="00280D40" w:rsidRDefault="00280D40">
      <w:pPr>
        <w:pStyle w:val="TableofFigures"/>
        <w:tabs>
          <w:tab w:val="right" w:leader="dot" w:pos="9350"/>
        </w:tabs>
        <w:rPr>
          <w:rFonts w:eastAsiaTheme="minorEastAsia"/>
          <w:noProof/>
        </w:rPr>
      </w:pPr>
      <w:hyperlink w:anchor="_Toc139042895" w:history="1">
        <w:r w:rsidRPr="00447225">
          <w:rPr>
            <w:rStyle w:val="Hyperlink"/>
            <w:noProof/>
          </w:rPr>
          <w:t>Figure 4: DB Migrate</w:t>
        </w:r>
        <w:r>
          <w:rPr>
            <w:noProof/>
            <w:webHidden/>
          </w:rPr>
          <w:tab/>
        </w:r>
        <w:r>
          <w:rPr>
            <w:noProof/>
            <w:webHidden/>
          </w:rPr>
          <w:fldChar w:fldCharType="begin"/>
        </w:r>
        <w:r>
          <w:rPr>
            <w:noProof/>
            <w:webHidden/>
          </w:rPr>
          <w:instrText xml:space="preserve"> PAGEREF _Toc139042895 \h </w:instrText>
        </w:r>
        <w:r>
          <w:rPr>
            <w:noProof/>
            <w:webHidden/>
          </w:rPr>
        </w:r>
        <w:r>
          <w:rPr>
            <w:noProof/>
            <w:webHidden/>
          </w:rPr>
          <w:fldChar w:fldCharType="separate"/>
        </w:r>
        <w:r>
          <w:rPr>
            <w:noProof/>
            <w:webHidden/>
          </w:rPr>
          <w:t>7</w:t>
        </w:r>
        <w:r>
          <w:rPr>
            <w:noProof/>
            <w:webHidden/>
          </w:rPr>
          <w:fldChar w:fldCharType="end"/>
        </w:r>
      </w:hyperlink>
    </w:p>
    <w:p w14:paraId="3AD9EDBB" w14:textId="288DBA60" w:rsidR="00280D40" w:rsidRDefault="00280D40">
      <w:pPr>
        <w:pStyle w:val="TableofFigures"/>
        <w:tabs>
          <w:tab w:val="right" w:leader="dot" w:pos="9350"/>
        </w:tabs>
        <w:rPr>
          <w:rFonts w:eastAsiaTheme="minorEastAsia"/>
          <w:noProof/>
        </w:rPr>
      </w:pPr>
      <w:hyperlink w:anchor="_Toc139042896" w:history="1">
        <w:r w:rsidRPr="00447225">
          <w:rPr>
            <w:rStyle w:val="Hyperlink"/>
            <w:noProof/>
          </w:rPr>
          <w:t>Figure 5: Create user</w:t>
        </w:r>
        <w:r>
          <w:rPr>
            <w:noProof/>
            <w:webHidden/>
          </w:rPr>
          <w:tab/>
        </w:r>
        <w:r>
          <w:rPr>
            <w:noProof/>
            <w:webHidden/>
          </w:rPr>
          <w:fldChar w:fldCharType="begin"/>
        </w:r>
        <w:r>
          <w:rPr>
            <w:noProof/>
            <w:webHidden/>
          </w:rPr>
          <w:instrText xml:space="preserve"> PAGEREF _Toc139042896 \h </w:instrText>
        </w:r>
        <w:r>
          <w:rPr>
            <w:noProof/>
            <w:webHidden/>
          </w:rPr>
        </w:r>
        <w:r>
          <w:rPr>
            <w:noProof/>
            <w:webHidden/>
          </w:rPr>
          <w:fldChar w:fldCharType="separate"/>
        </w:r>
        <w:r>
          <w:rPr>
            <w:noProof/>
            <w:webHidden/>
          </w:rPr>
          <w:t>7</w:t>
        </w:r>
        <w:r>
          <w:rPr>
            <w:noProof/>
            <w:webHidden/>
          </w:rPr>
          <w:fldChar w:fldCharType="end"/>
        </w:r>
      </w:hyperlink>
    </w:p>
    <w:p w14:paraId="5581FEB1" w14:textId="0A1B3F76" w:rsidR="00280D40" w:rsidRDefault="00280D40">
      <w:pPr>
        <w:pStyle w:val="TableofFigures"/>
        <w:tabs>
          <w:tab w:val="right" w:leader="dot" w:pos="9350"/>
        </w:tabs>
        <w:rPr>
          <w:rFonts w:eastAsiaTheme="minorEastAsia"/>
          <w:noProof/>
        </w:rPr>
      </w:pPr>
      <w:hyperlink w:anchor="_Toc139042897" w:history="1">
        <w:r w:rsidRPr="00447225">
          <w:rPr>
            <w:rStyle w:val="Hyperlink"/>
            <w:noProof/>
          </w:rPr>
          <w:t>Figure 6: Runserver</w:t>
        </w:r>
        <w:r>
          <w:rPr>
            <w:noProof/>
            <w:webHidden/>
          </w:rPr>
          <w:tab/>
        </w:r>
        <w:r>
          <w:rPr>
            <w:noProof/>
            <w:webHidden/>
          </w:rPr>
          <w:fldChar w:fldCharType="begin"/>
        </w:r>
        <w:r>
          <w:rPr>
            <w:noProof/>
            <w:webHidden/>
          </w:rPr>
          <w:instrText xml:space="preserve"> PAGEREF _Toc139042897 \h </w:instrText>
        </w:r>
        <w:r>
          <w:rPr>
            <w:noProof/>
            <w:webHidden/>
          </w:rPr>
        </w:r>
        <w:r>
          <w:rPr>
            <w:noProof/>
            <w:webHidden/>
          </w:rPr>
          <w:fldChar w:fldCharType="separate"/>
        </w:r>
        <w:r>
          <w:rPr>
            <w:noProof/>
            <w:webHidden/>
          </w:rPr>
          <w:t>8</w:t>
        </w:r>
        <w:r>
          <w:rPr>
            <w:noProof/>
            <w:webHidden/>
          </w:rPr>
          <w:fldChar w:fldCharType="end"/>
        </w:r>
      </w:hyperlink>
    </w:p>
    <w:p w14:paraId="7714AB62" w14:textId="6793B9BC" w:rsidR="00280D40" w:rsidRDefault="00280D40">
      <w:pPr>
        <w:pStyle w:val="TableofFigures"/>
        <w:tabs>
          <w:tab w:val="right" w:leader="dot" w:pos="9350"/>
        </w:tabs>
        <w:rPr>
          <w:rFonts w:eastAsiaTheme="minorEastAsia"/>
          <w:noProof/>
        </w:rPr>
      </w:pPr>
      <w:hyperlink w:anchor="_Toc139042898" w:history="1">
        <w:r w:rsidRPr="00447225">
          <w:rPr>
            <w:rStyle w:val="Hyperlink"/>
            <w:noProof/>
          </w:rPr>
          <w:t>Figure 7: Web Login</w:t>
        </w:r>
        <w:r>
          <w:rPr>
            <w:noProof/>
            <w:webHidden/>
          </w:rPr>
          <w:tab/>
        </w:r>
        <w:r>
          <w:rPr>
            <w:noProof/>
            <w:webHidden/>
          </w:rPr>
          <w:fldChar w:fldCharType="begin"/>
        </w:r>
        <w:r>
          <w:rPr>
            <w:noProof/>
            <w:webHidden/>
          </w:rPr>
          <w:instrText xml:space="preserve"> PAGEREF _Toc139042898 \h </w:instrText>
        </w:r>
        <w:r>
          <w:rPr>
            <w:noProof/>
            <w:webHidden/>
          </w:rPr>
        </w:r>
        <w:r>
          <w:rPr>
            <w:noProof/>
            <w:webHidden/>
          </w:rPr>
          <w:fldChar w:fldCharType="separate"/>
        </w:r>
        <w:r>
          <w:rPr>
            <w:noProof/>
            <w:webHidden/>
          </w:rPr>
          <w:t>8</w:t>
        </w:r>
        <w:r>
          <w:rPr>
            <w:noProof/>
            <w:webHidden/>
          </w:rPr>
          <w:fldChar w:fldCharType="end"/>
        </w:r>
      </w:hyperlink>
    </w:p>
    <w:p w14:paraId="6EFFBBB2" w14:textId="2A321E35" w:rsidR="00280D40" w:rsidRDefault="00280D40">
      <w:pPr>
        <w:pStyle w:val="TableofFigures"/>
        <w:tabs>
          <w:tab w:val="right" w:leader="dot" w:pos="9350"/>
        </w:tabs>
        <w:rPr>
          <w:rFonts w:eastAsiaTheme="minorEastAsia"/>
          <w:noProof/>
        </w:rPr>
      </w:pPr>
      <w:hyperlink w:anchor="_Toc139042899" w:history="1">
        <w:r w:rsidRPr="00447225">
          <w:rPr>
            <w:rStyle w:val="Hyperlink"/>
            <w:noProof/>
          </w:rPr>
          <w:t>Figure 8: Web IGEM Admin</w:t>
        </w:r>
        <w:r>
          <w:rPr>
            <w:noProof/>
            <w:webHidden/>
          </w:rPr>
          <w:tab/>
        </w:r>
        <w:r>
          <w:rPr>
            <w:noProof/>
            <w:webHidden/>
          </w:rPr>
          <w:fldChar w:fldCharType="begin"/>
        </w:r>
        <w:r>
          <w:rPr>
            <w:noProof/>
            <w:webHidden/>
          </w:rPr>
          <w:instrText xml:space="preserve"> PAGEREF _Toc139042899 \h </w:instrText>
        </w:r>
        <w:r>
          <w:rPr>
            <w:noProof/>
            <w:webHidden/>
          </w:rPr>
        </w:r>
        <w:r>
          <w:rPr>
            <w:noProof/>
            <w:webHidden/>
          </w:rPr>
          <w:fldChar w:fldCharType="separate"/>
        </w:r>
        <w:r>
          <w:rPr>
            <w:noProof/>
            <w:webHidden/>
          </w:rPr>
          <w:t>8</w:t>
        </w:r>
        <w:r>
          <w:rPr>
            <w:noProof/>
            <w:webHidden/>
          </w:rPr>
          <w:fldChar w:fldCharType="end"/>
        </w:r>
      </w:hyperlink>
    </w:p>
    <w:p w14:paraId="63D0877C" w14:textId="38D2E30D" w:rsidR="00280D40" w:rsidRDefault="00280D40">
      <w:pPr>
        <w:pStyle w:val="TableofFigures"/>
        <w:tabs>
          <w:tab w:val="right" w:leader="dot" w:pos="9350"/>
        </w:tabs>
        <w:rPr>
          <w:rFonts w:eastAsiaTheme="minorEastAsia"/>
          <w:noProof/>
        </w:rPr>
      </w:pPr>
      <w:hyperlink w:anchor="_Toc139042900" w:history="1">
        <w:r w:rsidRPr="00447225">
          <w:rPr>
            <w:rStyle w:val="Hyperlink"/>
            <w:noProof/>
          </w:rPr>
          <w:t>Figure 9: Web User Admin</w:t>
        </w:r>
        <w:r>
          <w:rPr>
            <w:noProof/>
            <w:webHidden/>
          </w:rPr>
          <w:tab/>
        </w:r>
        <w:r>
          <w:rPr>
            <w:noProof/>
            <w:webHidden/>
          </w:rPr>
          <w:fldChar w:fldCharType="begin"/>
        </w:r>
        <w:r>
          <w:rPr>
            <w:noProof/>
            <w:webHidden/>
          </w:rPr>
          <w:instrText xml:space="preserve"> PAGEREF _Toc139042900 \h </w:instrText>
        </w:r>
        <w:r>
          <w:rPr>
            <w:noProof/>
            <w:webHidden/>
          </w:rPr>
        </w:r>
        <w:r>
          <w:rPr>
            <w:noProof/>
            <w:webHidden/>
          </w:rPr>
          <w:fldChar w:fldCharType="separate"/>
        </w:r>
        <w:r>
          <w:rPr>
            <w:noProof/>
            <w:webHidden/>
          </w:rPr>
          <w:t>11</w:t>
        </w:r>
        <w:r>
          <w:rPr>
            <w:noProof/>
            <w:webHidden/>
          </w:rPr>
          <w:fldChar w:fldCharType="end"/>
        </w:r>
      </w:hyperlink>
    </w:p>
    <w:p w14:paraId="51EA8892" w14:textId="48082EAC" w:rsidR="00280D40" w:rsidRDefault="00280D40">
      <w:pPr>
        <w:pStyle w:val="TableofFigures"/>
        <w:tabs>
          <w:tab w:val="right" w:leader="dot" w:pos="9350"/>
        </w:tabs>
        <w:rPr>
          <w:rFonts w:eastAsiaTheme="minorEastAsia"/>
          <w:noProof/>
        </w:rPr>
      </w:pPr>
      <w:hyperlink w:anchor="_Toc139042901" w:history="1">
        <w:r w:rsidRPr="00447225">
          <w:rPr>
            <w:rStyle w:val="Hyperlink"/>
            <w:noProof/>
          </w:rPr>
          <w:t>Figure 10: Web user interface</w:t>
        </w:r>
        <w:r>
          <w:rPr>
            <w:noProof/>
            <w:webHidden/>
          </w:rPr>
          <w:tab/>
        </w:r>
        <w:r>
          <w:rPr>
            <w:noProof/>
            <w:webHidden/>
          </w:rPr>
          <w:fldChar w:fldCharType="begin"/>
        </w:r>
        <w:r>
          <w:rPr>
            <w:noProof/>
            <w:webHidden/>
          </w:rPr>
          <w:instrText xml:space="preserve"> PAGEREF _Toc139042901 \h </w:instrText>
        </w:r>
        <w:r>
          <w:rPr>
            <w:noProof/>
            <w:webHidden/>
          </w:rPr>
        </w:r>
        <w:r>
          <w:rPr>
            <w:noProof/>
            <w:webHidden/>
          </w:rPr>
          <w:fldChar w:fldCharType="separate"/>
        </w:r>
        <w:r>
          <w:rPr>
            <w:noProof/>
            <w:webHidden/>
          </w:rPr>
          <w:t>11</w:t>
        </w:r>
        <w:r>
          <w:rPr>
            <w:noProof/>
            <w:webHidden/>
          </w:rPr>
          <w:fldChar w:fldCharType="end"/>
        </w:r>
      </w:hyperlink>
    </w:p>
    <w:p w14:paraId="2D8631CA" w14:textId="5D9F2660" w:rsidR="00280D40" w:rsidRDefault="00280D40">
      <w:pPr>
        <w:pStyle w:val="TableofFigures"/>
        <w:tabs>
          <w:tab w:val="right" w:leader="dot" w:pos="9350"/>
        </w:tabs>
        <w:rPr>
          <w:rFonts w:eastAsiaTheme="minorEastAsia"/>
          <w:noProof/>
        </w:rPr>
      </w:pPr>
      <w:hyperlink w:anchor="_Toc139042902" w:history="1">
        <w:r w:rsidRPr="00447225">
          <w:rPr>
            <w:rStyle w:val="Hyperlink"/>
            <w:noProof/>
          </w:rPr>
          <w:t>Figure 11: Web change history admin</w:t>
        </w:r>
        <w:r>
          <w:rPr>
            <w:noProof/>
            <w:webHidden/>
          </w:rPr>
          <w:tab/>
        </w:r>
        <w:r>
          <w:rPr>
            <w:noProof/>
            <w:webHidden/>
          </w:rPr>
          <w:fldChar w:fldCharType="begin"/>
        </w:r>
        <w:r>
          <w:rPr>
            <w:noProof/>
            <w:webHidden/>
          </w:rPr>
          <w:instrText xml:space="preserve"> PAGEREF _Toc139042902 \h </w:instrText>
        </w:r>
        <w:r>
          <w:rPr>
            <w:noProof/>
            <w:webHidden/>
          </w:rPr>
        </w:r>
        <w:r>
          <w:rPr>
            <w:noProof/>
            <w:webHidden/>
          </w:rPr>
          <w:fldChar w:fldCharType="separate"/>
        </w:r>
        <w:r>
          <w:rPr>
            <w:noProof/>
            <w:webHidden/>
          </w:rPr>
          <w:t>12</w:t>
        </w:r>
        <w:r>
          <w:rPr>
            <w:noProof/>
            <w:webHidden/>
          </w:rPr>
          <w:fldChar w:fldCharType="end"/>
        </w:r>
      </w:hyperlink>
    </w:p>
    <w:p w14:paraId="1030E9AD" w14:textId="5CC42195" w:rsidR="00280D40" w:rsidRDefault="00280D40">
      <w:pPr>
        <w:pStyle w:val="TableofFigures"/>
        <w:tabs>
          <w:tab w:val="right" w:leader="dot" w:pos="9350"/>
        </w:tabs>
        <w:rPr>
          <w:rFonts w:eastAsiaTheme="minorEastAsia"/>
          <w:noProof/>
        </w:rPr>
      </w:pPr>
      <w:hyperlink w:anchor="_Toc139042903" w:history="1">
        <w:r w:rsidRPr="00447225">
          <w:rPr>
            <w:rStyle w:val="Hyperlink"/>
            <w:noProof/>
          </w:rPr>
          <w:t>Figure 12: Web new user</w:t>
        </w:r>
        <w:r>
          <w:rPr>
            <w:noProof/>
            <w:webHidden/>
          </w:rPr>
          <w:tab/>
        </w:r>
        <w:r>
          <w:rPr>
            <w:noProof/>
            <w:webHidden/>
          </w:rPr>
          <w:fldChar w:fldCharType="begin"/>
        </w:r>
        <w:r>
          <w:rPr>
            <w:noProof/>
            <w:webHidden/>
          </w:rPr>
          <w:instrText xml:space="preserve"> PAGEREF _Toc139042903 \h </w:instrText>
        </w:r>
        <w:r>
          <w:rPr>
            <w:noProof/>
            <w:webHidden/>
          </w:rPr>
        </w:r>
        <w:r>
          <w:rPr>
            <w:noProof/>
            <w:webHidden/>
          </w:rPr>
          <w:fldChar w:fldCharType="separate"/>
        </w:r>
        <w:r>
          <w:rPr>
            <w:noProof/>
            <w:webHidden/>
          </w:rPr>
          <w:t>12</w:t>
        </w:r>
        <w:r>
          <w:rPr>
            <w:noProof/>
            <w:webHidden/>
          </w:rPr>
          <w:fldChar w:fldCharType="end"/>
        </w:r>
      </w:hyperlink>
    </w:p>
    <w:p w14:paraId="3F815CC7" w14:textId="45D85D3D" w:rsidR="00280D40" w:rsidRDefault="00280D40">
      <w:pPr>
        <w:pStyle w:val="TableofFigures"/>
        <w:tabs>
          <w:tab w:val="right" w:leader="dot" w:pos="9350"/>
        </w:tabs>
        <w:rPr>
          <w:rFonts w:eastAsiaTheme="minorEastAsia"/>
          <w:noProof/>
        </w:rPr>
      </w:pPr>
      <w:hyperlink w:anchor="_Toc139042904" w:history="1">
        <w:r w:rsidRPr="00447225">
          <w:rPr>
            <w:rStyle w:val="Hyperlink"/>
            <w:noProof/>
          </w:rPr>
          <w:t>Figure 13: Web save new user</w:t>
        </w:r>
        <w:r>
          <w:rPr>
            <w:noProof/>
            <w:webHidden/>
          </w:rPr>
          <w:tab/>
        </w:r>
        <w:r>
          <w:rPr>
            <w:noProof/>
            <w:webHidden/>
          </w:rPr>
          <w:fldChar w:fldCharType="begin"/>
        </w:r>
        <w:r>
          <w:rPr>
            <w:noProof/>
            <w:webHidden/>
          </w:rPr>
          <w:instrText xml:space="preserve"> PAGEREF _Toc139042904 \h </w:instrText>
        </w:r>
        <w:r>
          <w:rPr>
            <w:noProof/>
            <w:webHidden/>
          </w:rPr>
        </w:r>
        <w:r>
          <w:rPr>
            <w:noProof/>
            <w:webHidden/>
          </w:rPr>
          <w:fldChar w:fldCharType="separate"/>
        </w:r>
        <w:r>
          <w:rPr>
            <w:noProof/>
            <w:webHidden/>
          </w:rPr>
          <w:t>13</w:t>
        </w:r>
        <w:r>
          <w:rPr>
            <w:noProof/>
            <w:webHidden/>
          </w:rPr>
          <w:fldChar w:fldCharType="end"/>
        </w:r>
      </w:hyperlink>
    </w:p>
    <w:p w14:paraId="60D10A58" w14:textId="5E205CFE" w:rsidR="00280D40" w:rsidRDefault="00280D40">
      <w:pPr>
        <w:pStyle w:val="TableofFigures"/>
        <w:tabs>
          <w:tab w:val="right" w:leader="dot" w:pos="9350"/>
        </w:tabs>
        <w:rPr>
          <w:rFonts w:eastAsiaTheme="minorEastAsia"/>
          <w:noProof/>
        </w:rPr>
      </w:pPr>
      <w:hyperlink w:anchor="_Toc139042905" w:history="1">
        <w:r w:rsidRPr="00447225">
          <w:rPr>
            <w:rStyle w:val="Hyperlink"/>
            <w:noProof/>
          </w:rPr>
          <w:t>Figure 14: Web add permisions to user</w:t>
        </w:r>
        <w:r>
          <w:rPr>
            <w:noProof/>
            <w:webHidden/>
          </w:rPr>
          <w:tab/>
        </w:r>
        <w:r>
          <w:rPr>
            <w:noProof/>
            <w:webHidden/>
          </w:rPr>
          <w:fldChar w:fldCharType="begin"/>
        </w:r>
        <w:r>
          <w:rPr>
            <w:noProof/>
            <w:webHidden/>
          </w:rPr>
          <w:instrText xml:space="preserve"> PAGEREF _Toc139042905 \h </w:instrText>
        </w:r>
        <w:r>
          <w:rPr>
            <w:noProof/>
            <w:webHidden/>
          </w:rPr>
        </w:r>
        <w:r>
          <w:rPr>
            <w:noProof/>
            <w:webHidden/>
          </w:rPr>
          <w:fldChar w:fldCharType="separate"/>
        </w:r>
        <w:r>
          <w:rPr>
            <w:noProof/>
            <w:webHidden/>
          </w:rPr>
          <w:t>14</w:t>
        </w:r>
        <w:r>
          <w:rPr>
            <w:noProof/>
            <w:webHidden/>
          </w:rPr>
          <w:fldChar w:fldCharType="end"/>
        </w:r>
      </w:hyperlink>
    </w:p>
    <w:p w14:paraId="4E86B9D2" w14:textId="047D8A78" w:rsidR="00280D40" w:rsidRDefault="00280D40">
      <w:pPr>
        <w:pStyle w:val="TableofFigures"/>
        <w:tabs>
          <w:tab w:val="right" w:leader="dot" w:pos="9350"/>
        </w:tabs>
        <w:rPr>
          <w:rFonts w:eastAsiaTheme="minorEastAsia"/>
          <w:noProof/>
        </w:rPr>
      </w:pPr>
      <w:hyperlink w:anchor="_Toc139042906" w:history="1">
        <w:r w:rsidRPr="00447225">
          <w:rPr>
            <w:rStyle w:val="Hyperlink"/>
            <w:noProof/>
          </w:rPr>
          <w:t>Figure 15: Web user log</w:t>
        </w:r>
        <w:r>
          <w:rPr>
            <w:noProof/>
            <w:webHidden/>
          </w:rPr>
          <w:tab/>
        </w:r>
        <w:r>
          <w:rPr>
            <w:noProof/>
            <w:webHidden/>
          </w:rPr>
          <w:fldChar w:fldCharType="begin"/>
        </w:r>
        <w:r>
          <w:rPr>
            <w:noProof/>
            <w:webHidden/>
          </w:rPr>
          <w:instrText xml:space="preserve"> PAGEREF _Toc139042906 \h </w:instrText>
        </w:r>
        <w:r>
          <w:rPr>
            <w:noProof/>
            <w:webHidden/>
          </w:rPr>
        </w:r>
        <w:r>
          <w:rPr>
            <w:noProof/>
            <w:webHidden/>
          </w:rPr>
          <w:fldChar w:fldCharType="separate"/>
        </w:r>
        <w:r>
          <w:rPr>
            <w:noProof/>
            <w:webHidden/>
          </w:rPr>
          <w:t>15</w:t>
        </w:r>
        <w:r>
          <w:rPr>
            <w:noProof/>
            <w:webHidden/>
          </w:rPr>
          <w:fldChar w:fldCharType="end"/>
        </w:r>
      </w:hyperlink>
    </w:p>
    <w:p w14:paraId="21937DB0" w14:textId="6816455B" w:rsidR="00280D40" w:rsidRDefault="00280D40">
      <w:pPr>
        <w:pStyle w:val="TableofFigures"/>
        <w:tabs>
          <w:tab w:val="right" w:leader="dot" w:pos="9350"/>
        </w:tabs>
        <w:rPr>
          <w:rFonts w:eastAsiaTheme="minorEastAsia"/>
          <w:noProof/>
        </w:rPr>
      </w:pPr>
      <w:hyperlink w:anchor="_Toc139042907" w:history="1">
        <w:r w:rsidRPr="00447225">
          <w:rPr>
            <w:rStyle w:val="Hyperlink"/>
            <w:noProof/>
          </w:rPr>
          <w:t>Figure 16: Web group</w:t>
        </w:r>
        <w:r>
          <w:rPr>
            <w:noProof/>
            <w:webHidden/>
          </w:rPr>
          <w:tab/>
        </w:r>
        <w:r>
          <w:rPr>
            <w:noProof/>
            <w:webHidden/>
          </w:rPr>
          <w:fldChar w:fldCharType="begin"/>
        </w:r>
        <w:r>
          <w:rPr>
            <w:noProof/>
            <w:webHidden/>
          </w:rPr>
          <w:instrText xml:space="preserve"> PAGEREF _Toc139042907 \h </w:instrText>
        </w:r>
        <w:r>
          <w:rPr>
            <w:noProof/>
            <w:webHidden/>
          </w:rPr>
        </w:r>
        <w:r>
          <w:rPr>
            <w:noProof/>
            <w:webHidden/>
          </w:rPr>
          <w:fldChar w:fldCharType="separate"/>
        </w:r>
        <w:r>
          <w:rPr>
            <w:noProof/>
            <w:webHidden/>
          </w:rPr>
          <w:t>15</w:t>
        </w:r>
        <w:r>
          <w:rPr>
            <w:noProof/>
            <w:webHidden/>
          </w:rPr>
          <w:fldChar w:fldCharType="end"/>
        </w:r>
      </w:hyperlink>
    </w:p>
    <w:p w14:paraId="32499EF5" w14:textId="648B0847" w:rsidR="00280D40" w:rsidRDefault="00280D40">
      <w:pPr>
        <w:pStyle w:val="TableofFigures"/>
        <w:tabs>
          <w:tab w:val="right" w:leader="dot" w:pos="9350"/>
        </w:tabs>
        <w:rPr>
          <w:rFonts w:eastAsiaTheme="minorEastAsia"/>
          <w:noProof/>
        </w:rPr>
      </w:pPr>
      <w:hyperlink w:anchor="_Toc139042908" w:history="1">
        <w:r w:rsidRPr="00447225">
          <w:rPr>
            <w:rStyle w:val="Hyperlink"/>
            <w:noProof/>
          </w:rPr>
          <w:t>Figure 17: Web setup user group</w:t>
        </w:r>
        <w:r>
          <w:rPr>
            <w:noProof/>
            <w:webHidden/>
          </w:rPr>
          <w:tab/>
        </w:r>
        <w:r>
          <w:rPr>
            <w:noProof/>
            <w:webHidden/>
          </w:rPr>
          <w:fldChar w:fldCharType="begin"/>
        </w:r>
        <w:r>
          <w:rPr>
            <w:noProof/>
            <w:webHidden/>
          </w:rPr>
          <w:instrText xml:space="preserve"> PAGEREF _Toc139042908 \h </w:instrText>
        </w:r>
        <w:r>
          <w:rPr>
            <w:noProof/>
            <w:webHidden/>
          </w:rPr>
        </w:r>
        <w:r>
          <w:rPr>
            <w:noProof/>
            <w:webHidden/>
          </w:rPr>
          <w:fldChar w:fldCharType="separate"/>
        </w:r>
        <w:r>
          <w:rPr>
            <w:noProof/>
            <w:webHidden/>
          </w:rPr>
          <w:t>16</w:t>
        </w:r>
        <w:r>
          <w:rPr>
            <w:noProof/>
            <w:webHidden/>
          </w:rPr>
          <w:fldChar w:fldCharType="end"/>
        </w:r>
      </w:hyperlink>
    </w:p>
    <w:p w14:paraId="4D63E48F" w14:textId="01C74DDA" w:rsidR="00280D40" w:rsidRDefault="00280D40">
      <w:pPr>
        <w:pStyle w:val="TableofFigures"/>
        <w:tabs>
          <w:tab w:val="right" w:leader="dot" w:pos="9350"/>
        </w:tabs>
        <w:rPr>
          <w:rFonts w:eastAsiaTheme="minorEastAsia"/>
          <w:noProof/>
        </w:rPr>
      </w:pPr>
      <w:hyperlink w:anchor="_Toc139042909" w:history="1">
        <w:r w:rsidRPr="00447225">
          <w:rPr>
            <w:rStyle w:val="Hyperlink"/>
            <w:noProof/>
          </w:rPr>
          <w:t>Figure 18: Web user group history</w:t>
        </w:r>
        <w:r>
          <w:rPr>
            <w:noProof/>
            <w:webHidden/>
          </w:rPr>
          <w:tab/>
        </w:r>
        <w:r>
          <w:rPr>
            <w:noProof/>
            <w:webHidden/>
          </w:rPr>
          <w:fldChar w:fldCharType="begin"/>
        </w:r>
        <w:r>
          <w:rPr>
            <w:noProof/>
            <w:webHidden/>
          </w:rPr>
          <w:instrText xml:space="preserve"> PAGEREF _Toc139042909 \h </w:instrText>
        </w:r>
        <w:r>
          <w:rPr>
            <w:noProof/>
            <w:webHidden/>
          </w:rPr>
        </w:r>
        <w:r>
          <w:rPr>
            <w:noProof/>
            <w:webHidden/>
          </w:rPr>
          <w:fldChar w:fldCharType="separate"/>
        </w:r>
        <w:r>
          <w:rPr>
            <w:noProof/>
            <w:webHidden/>
          </w:rPr>
          <w:t>16</w:t>
        </w:r>
        <w:r>
          <w:rPr>
            <w:noProof/>
            <w:webHidden/>
          </w:rPr>
          <w:fldChar w:fldCharType="end"/>
        </w:r>
      </w:hyperlink>
    </w:p>
    <w:p w14:paraId="0C442DB3" w14:textId="0E693B6F" w:rsidR="00280D40" w:rsidRDefault="00280D40">
      <w:pPr>
        <w:pStyle w:val="TableofFigures"/>
        <w:tabs>
          <w:tab w:val="right" w:leader="dot" w:pos="9350"/>
        </w:tabs>
        <w:rPr>
          <w:rFonts w:eastAsiaTheme="minorEastAsia"/>
          <w:noProof/>
        </w:rPr>
      </w:pPr>
      <w:hyperlink w:anchor="_Toc139042910" w:history="1">
        <w:r w:rsidRPr="00447225">
          <w:rPr>
            <w:rStyle w:val="Hyperlink"/>
            <w:noProof/>
          </w:rPr>
          <w:t>Figure 19: Web user group permissions</w:t>
        </w:r>
        <w:r>
          <w:rPr>
            <w:noProof/>
            <w:webHidden/>
          </w:rPr>
          <w:tab/>
        </w:r>
        <w:r>
          <w:rPr>
            <w:noProof/>
            <w:webHidden/>
          </w:rPr>
          <w:fldChar w:fldCharType="begin"/>
        </w:r>
        <w:r>
          <w:rPr>
            <w:noProof/>
            <w:webHidden/>
          </w:rPr>
          <w:instrText xml:space="preserve"> PAGEREF _Toc139042910 \h </w:instrText>
        </w:r>
        <w:r>
          <w:rPr>
            <w:noProof/>
            <w:webHidden/>
          </w:rPr>
        </w:r>
        <w:r>
          <w:rPr>
            <w:noProof/>
            <w:webHidden/>
          </w:rPr>
          <w:fldChar w:fldCharType="separate"/>
        </w:r>
        <w:r>
          <w:rPr>
            <w:noProof/>
            <w:webHidden/>
          </w:rPr>
          <w:t>17</w:t>
        </w:r>
        <w:r>
          <w:rPr>
            <w:noProof/>
            <w:webHidden/>
          </w:rPr>
          <w:fldChar w:fldCharType="end"/>
        </w:r>
      </w:hyperlink>
    </w:p>
    <w:p w14:paraId="2E99E726" w14:textId="7249FC4F" w:rsidR="00280D40" w:rsidRDefault="00280D40">
      <w:pPr>
        <w:pStyle w:val="TableofFigures"/>
        <w:tabs>
          <w:tab w:val="right" w:leader="dot" w:pos="9350"/>
        </w:tabs>
        <w:rPr>
          <w:rFonts w:eastAsiaTheme="minorEastAsia"/>
          <w:noProof/>
        </w:rPr>
      </w:pPr>
      <w:hyperlink w:anchor="_Toc139042911" w:history="1">
        <w:r w:rsidRPr="00447225">
          <w:rPr>
            <w:rStyle w:val="Hyperlink"/>
            <w:noProof/>
          </w:rPr>
          <w:t>Figure 20: Web datasouce</w:t>
        </w:r>
        <w:r>
          <w:rPr>
            <w:noProof/>
            <w:webHidden/>
          </w:rPr>
          <w:tab/>
        </w:r>
        <w:r>
          <w:rPr>
            <w:noProof/>
            <w:webHidden/>
          </w:rPr>
          <w:fldChar w:fldCharType="begin"/>
        </w:r>
        <w:r>
          <w:rPr>
            <w:noProof/>
            <w:webHidden/>
          </w:rPr>
          <w:instrText xml:space="preserve"> PAGEREF _Toc139042911 \h </w:instrText>
        </w:r>
        <w:r>
          <w:rPr>
            <w:noProof/>
            <w:webHidden/>
          </w:rPr>
        </w:r>
        <w:r>
          <w:rPr>
            <w:noProof/>
            <w:webHidden/>
          </w:rPr>
          <w:fldChar w:fldCharType="separate"/>
        </w:r>
        <w:r>
          <w:rPr>
            <w:noProof/>
            <w:webHidden/>
          </w:rPr>
          <w:t>21</w:t>
        </w:r>
        <w:r>
          <w:rPr>
            <w:noProof/>
            <w:webHidden/>
          </w:rPr>
          <w:fldChar w:fldCharType="end"/>
        </w:r>
      </w:hyperlink>
    </w:p>
    <w:p w14:paraId="61455C58" w14:textId="06EEA023" w:rsidR="00280D40" w:rsidRDefault="00280D40">
      <w:pPr>
        <w:pStyle w:val="TableofFigures"/>
        <w:tabs>
          <w:tab w:val="right" w:leader="dot" w:pos="9350"/>
        </w:tabs>
        <w:rPr>
          <w:rFonts w:eastAsiaTheme="minorEastAsia"/>
          <w:noProof/>
        </w:rPr>
      </w:pPr>
      <w:hyperlink w:anchor="_Toc139042912" w:history="1">
        <w:r w:rsidRPr="00447225">
          <w:rPr>
            <w:rStyle w:val="Hyperlink"/>
            <w:noProof/>
          </w:rPr>
          <w:t>Figure 21: Web datasouce change</w:t>
        </w:r>
        <w:r>
          <w:rPr>
            <w:noProof/>
            <w:webHidden/>
          </w:rPr>
          <w:tab/>
        </w:r>
        <w:r>
          <w:rPr>
            <w:noProof/>
            <w:webHidden/>
          </w:rPr>
          <w:fldChar w:fldCharType="begin"/>
        </w:r>
        <w:r>
          <w:rPr>
            <w:noProof/>
            <w:webHidden/>
          </w:rPr>
          <w:instrText xml:space="preserve"> PAGEREF _Toc139042912 \h </w:instrText>
        </w:r>
        <w:r>
          <w:rPr>
            <w:noProof/>
            <w:webHidden/>
          </w:rPr>
        </w:r>
        <w:r>
          <w:rPr>
            <w:noProof/>
            <w:webHidden/>
          </w:rPr>
          <w:fldChar w:fldCharType="separate"/>
        </w:r>
        <w:r>
          <w:rPr>
            <w:noProof/>
            <w:webHidden/>
          </w:rPr>
          <w:t>21</w:t>
        </w:r>
        <w:r>
          <w:rPr>
            <w:noProof/>
            <w:webHidden/>
          </w:rPr>
          <w:fldChar w:fldCharType="end"/>
        </w:r>
      </w:hyperlink>
    </w:p>
    <w:p w14:paraId="3CF47702" w14:textId="3A31F367" w:rsidR="00280D40" w:rsidRDefault="00280D40">
      <w:pPr>
        <w:pStyle w:val="TableofFigures"/>
        <w:tabs>
          <w:tab w:val="right" w:leader="dot" w:pos="9350"/>
        </w:tabs>
        <w:rPr>
          <w:rFonts w:eastAsiaTheme="minorEastAsia"/>
          <w:noProof/>
        </w:rPr>
      </w:pPr>
      <w:hyperlink w:anchor="_Toc139042913" w:history="1">
        <w:r w:rsidRPr="00447225">
          <w:rPr>
            <w:rStyle w:val="Hyperlink"/>
            <w:noProof/>
          </w:rPr>
          <w:t>Figure 22: Web datasource change history</w:t>
        </w:r>
        <w:r>
          <w:rPr>
            <w:noProof/>
            <w:webHidden/>
          </w:rPr>
          <w:tab/>
        </w:r>
        <w:r>
          <w:rPr>
            <w:noProof/>
            <w:webHidden/>
          </w:rPr>
          <w:fldChar w:fldCharType="begin"/>
        </w:r>
        <w:r>
          <w:rPr>
            <w:noProof/>
            <w:webHidden/>
          </w:rPr>
          <w:instrText xml:space="preserve"> PAGEREF _Toc139042913 \h </w:instrText>
        </w:r>
        <w:r>
          <w:rPr>
            <w:noProof/>
            <w:webHidden/>
          </w:rPr>
        </w:r>
        <w:r>
          <w:rPr>
            <w:noProof/>
            <w:webHidden/>
          </w:rPr>
          <w:fldChar w:fldCharType="separate"/>
        </w:r>
        <w:r>
          <w:rPr>
            <w:noProof/>
            <w:webHidden/>
          </w:rPr>
          <w:t>22</w:t>
        </w:r>
        <w:r>
          <w:rPr>
            <w:noProof/>
            <w:webHidden/>
          </w:rPr>
          <w:fldChar w:fldCharType="end"/>
        </w:r>
      </w:hyperlink>
    </w:p>
    <w:p w14:paraId="098655CE" w14:textId="424209EF" w:rsidR="00280D40" w:rsidRDefault="00280D40">
      <w:pPr>
        <w:pStyle w:val="TableofFigures"/>
        <w:tabs>
          <w:tab w:val="right" w:leader="dot" w:pos="9350"/>
        </w:tabs>
        <w:rPr>
          <w:rFonts w:eastAsiaTheme="minorEastAsia"/>
          <w:noProof/>
        </w:rPr>
      </w:pPr>
      <w:hyperlink w:anchor="_Toc139042914" w:history="1">
        <w:r w:rsidRPr="00447225">
          <w:rPr>
            <w:rStyle w:val="Hyperlink"/>
            <w:noProof/>
          </w:rPr>
          <w:t>Figure 23: Web datasouce delete</w:t>
        </w:r>
        <w:r>
          <w:rPr>
            <w:noProof/>
            <w:webHidden/>
          </w:rPr>
          <w:tab/>
        </w:r>
        <w:r>
          <w:rPr>
            <w:noProof/>
            <w:webHidden/>
          </w:rPr>
          <w:fldChar w:fldCharType="begin"/>
        </w:r>
        <w:r>
          <w:rPr>
            <w:noProof/>
            <w:webHidden/>
          </w:rPr>
          <w:instrText xml:space="preserve"> PAGEREF _Toc139042914 \h </w:instrText>
        </w:r>
        <w:r>
          <w:rPr>
            <w:noProof/>
            <w:webHidden/>
          </w:rPr>
        </w:r>
        <w:r>
          <w:rPr>
            <w:noProof/>
            <w:webHidden/>
          </w:rPr>
          <w:fldChar w:fldCharType="separate"/>
        </w:r>
        <w:r>
          <w:rPr>
            <w:noProof/>
            <w:webHidden/>
          </w:rPr>
          <w:t>22</w:t>
        </w:r>
        <w:r>
          <w:rPr>
            <w:noProof/>
            <w:webHidden/>
          </w:rPr>
          <w:fldChar w:fldCharType="end"/>
        </w:r>
      </w:hyperlink>
    </w:p>
    <w:p w14:paraId="01967DA8" w14:textId="0522FD3A" w:rsidR="00280D40" w:rsidRDefault="00280D40">
      <w:pPr>
        <w:pStyle w:val="TableofFigures"/>
        <w:tabs>
          <w:tab w:val="right" w:leader="dot" w:pos="9350"/>
        </w:tabs>
        <w:rPr>
          <w:rFonts w:eastAsiaTheme="minorEastAsia"/>
          <w:noProof/>
        </w:rPr>
      </w:pPr>
      <w:hyperlink w:anchor="_Toc139042915" w:history="1">
        <w:r w:rsidRPr="00447225">
          <w:rPr>
            <w:rStyle w:val="Hyperlink"/>
            <w:noProof/>
          </w:rPr>
          <w:t>Figure 24: Web connector</w:t>
        </w:r>
        <w:r>
          <w:rPr>
            <w:noProof/>
            <w:webHidden/>
          </w:rPr>
          <w:tab/>
        </w:r>
        <w:r>
          <w:rPr>
            <w:noProof/>
            <w:webHidden/>
          </w:rPr>
          <w:fldChar w:fldCharType="begin"/>
        </w:r>
        <w:r>
          <w:rPr>
            <w:noProof/>
            <w:webHidden/>
          </w:rPr>
          <w:instrText xml:space="preserve"> PAGEREF _Toc139042915 \h </w:instrText>
        </w:r>
        <w:r>
          <w:rPr>
            <w:noProof/>
            <w:webHidden/>
          </w:rPr>
        </w:r>
        <w:r>
          <w:rPr>
            <w:noProof/>
            <w:webHidden/>
          </w:rPr>
          <w:fldChar w:fldCharType="separate"/>
        </w:r>
        <w:r>
          <w:rPr>
            <w:noProof/>
            <w:webHidden/>
          </w:rPr>
          <w:t>24</w:t>
        </w:r>
        <w:r>
          <w:rPr>
            <w:noProof/>
            <w:webHidden/>
          </w:rPr>
          <w:fldChar w:fldCharType="end"/>
        </w:r>
      </w:hyperlink>
    </w:p>
    <w:p w14:paraId="055F43E4" w14:textId="3AFFF60F" w:rsidR="00280D40" w:rsidRDefault="00280D40">
      <w:pPr>
        <w:pStyle w:val="TableofFigures"/>
        <w:tabs>
          <w:tab w:val="right" w:leader="dot" w:pos="9350"/>
        </w:tabs>
        <w:rPr>
          <w:rFonts w:eastAsiaTheme="minorEastAsia"/>
          <w:noProof/>
        </w:rPr>
      </w:pPr>
      <w:hyperlink w:anchor="_Toc139042916" w:history="1">
        <w:r w:rsidRPr="00447225">
          <w:rPr>
            <w:rStyle w:val="Hyperlink"/>
            <w:noProof/>
          </w:rPr>
          <w:t>Figure 25: Web Connector list</w:t>
        </w:r>
        <w:r>
          <w:rPr>
            <w:noProof/>
            <w:webHidden/>
          </w:rPr>
          <w:tab/>
        </w:r>
        <w:r>
          <w:rPr>
            <w:noProof/>
            <w:webHidden/>
          </w:rPr>
          <w:fldChar w:fldCharType="begin"/>
        </w:r>
        <w:r>
          <w:rPr>
            <w:noProof/>
            <w:webHidden/>
          </w:rPr>
          <w:instrText xml:space="preserve"> PAGEREF _Toc139042916 \h </w:instrText>
        </w:r>
        <w:r>
          <w:rPr>
            <w:noProof/>
            <w:webHidden/>
          </w:rPr>
        </w:r>
        <w:r>
          <w:rPr>
            <w:noProof/>
            <w:webHidden/>
          </w:rPr>
          <w:fldChar w:fldCharType="separate"/>
        </w:r>
        <w:r>
          <w:rPr>
            <w:noProof/>
            <w:webHidden/>
          </w:rPr>
          <w:t>25</w:t>
        </w:r>
        <w:r>
          <w:rPr>
            <w:noProof/>
            <w:webHidden/>
          </w:rPr>
          <w:fldChar w:fldCharType="end"/>
        </w:r>
      </w:hyperlink>
    </w:p>
    <w:p w14:paraId="32BC3B9A" w14:textId="2ADE7EE7" w:rsidR="00280D40" w:rsidRDefault="00280D40">
      <w:pPr>
        <w:pStyle w:val="TableofFigures"/>
        <w:tabs>
          <w:tab w:val="right" w:leader="dot" w:pos="9350"/>
        </w:tabs>
        <w:rPr>
          <w:rFonts w:eastAsiaTheme="minorEastAsia"/>
          <w:noProof/>
        </w:rPr>
      </w:pPr>
      <w:hyperlink w:anchor="_Toc139042917" w:history="1">
        <w:r w:rsidRPr="00447225">
          <w:rPr>
            <w:rStyle w:val="Hyperlink"/>
            <w:noProof/>
          </w:rPr>
          <w:t>Figure 26: Web change connector – part 1</w:t>
        </w:r>
        <w:r>
          <w:rPr>
            <w:noProof/>
            <w:webHidden/>
          </w:rPr>
          <w:tab/>
        </w:r>
        <w:r>
          <w:rPr>
            <w:noProof/>
            <w:webHidden/>
          </w:rPr>
          <w:fldChar w:fldCharType="begin"/>
        </w:r>
        <w:r>
          <w:rPr>
            <w:noProof/>
            <w:webHidden/>
          </w:rPr>
          <w:instrText xml:space="preserve"> PAGEREF _Toc139042917 \h </w:instrText>
        </w:r>
        <w:r>
          <w:rPr>
            <w:noProof/>
            <w:webHidden/>
          </w:rPr>
        </w:r>
        <w:r>
          <w:rPr>
            <w:noProof/>
            <w:webHidden/>
          </w:rPr>
          <w:fldChar w:fldCharType="separate"/>
        </w:r>
        <w:r>
          <w:rPr>
            <w:noProof/>
            <w:webHidden/>
          </w:rPr>
          <w:t>25</w:t>
        </w:r>
        <w:r>
          <w:rPr>
            <w:noProof/>
            <w:webHidden/>
          </w:rPr>
          <w:fldChar w:fldCharType="end"/>
        </w:r>
      </w:hyperlink>
    </w:p>
    <w:p w14:paraId="7A4743A3" w14:textId="68D8C3CC" w:rsidR="00280D40" w:rsidRDefault="00280D40">
      <w:pPr>
        <w:pStyle w:val="TableofFigures"/>
        <w:tabs>
          <w:tab w:val="right" w:leader="dot" w:pos="9350"/>
        </w:tabs>
        <w:rPr>
          <w:rFonts w:eastAsiaTheme="minorEastAsia"/>
          <w:noProof/>
        </w:rPr>
      </w:pPr>
      <w:hyperlink w:anchor="_Toc139042918" w:history="1">
        <w:r w:rsidRPr="00447225">
          <w:rPr>
            <w:rStyle w:val="Hyperlink"/>
            <w:noProof/>
          </w:rPr>
          <w:t>Figure 27: Web change connector - part 2</w:t>
        </w:r>
        <w:r>
          <w:rPr>
            <w:noProof/>
            <w:webHidden/>
          </w:rPr>
          <w:tab/>
        </w:r>
        <w:r>
          <w:rPr>
            <w:noProof/>
            <w:webHidden/>
          </w:rPr>
          <w:fldChar w:fldCharType="begin"/>
        </w:r>
        <w:r>
          <w:rPr>
            <w:noProof/>
            <w:webHidden/>
          </w:rPr>
          <w:instrText xml:space="preserve"> PAGEREF _Toc139042918 \h </w:instrText>
        </w:r>
        <w:r>
          <w:rPr>
            <w:noProof/>
            <w:webHidden/>
          </w:rPr>
        </w:r>
        <w:r>
          <w:rPr>
            <w:noProof/>
            <w:webHidden/>
          </w:rPr>
          <w:fldChar w:fldCharType="separate"/>
        </w:r>
        <w:r>
          <w:rPr>
            <w:noProof/>
            <w:webHidden/>
          </w:rPr>
          <w:t>26</w:t>
        </w:r>
        <w:r>
          <w:rPr>
            <w:noProof/>
            <w:webHidden/>
          </w:rPr>
          <w:fldChar w:fldCharType="end"/>
        </w:r>
      </w:hyperlink>
    </w:p>
    <w:p w14:paraId="1AFACA14" w14:textId="691D3F30" w:rsidR="00280D40" w:rsidRDefault="00280D40">
      <w:pPr>
        <w:pStyle w:val="TableofFigures"/>
        <w:tabs>
          <w:tab w:val="right" w:leader="dot" w:pos="9350"/>
        </w:tabs>
        <w:rPr>
          <w:rFonts w:eastAsiaTheme="minorEastAsia"/>
          <w:noProof/>
        </w:rPr>
      </w:pPr>
      <w:hyperlink w:anchor="_Toc139042919" w:history="1">
        <w:r w:rsidRPr="00447225">
          <w:rPr>
            <w:rStyle w:val="Hyperlink"/>
            <w:noProof/>
          </w:rPr>
          <w:t>Figure 28: Web change connector - part 3</w:t>
        </w:r>
        <w:r>
          <w:rPr>
            <w:noProof/>
            <w:webHidden/>
          </w:rPr>
          <w:tab/>
        </w:r>
        <w:r>
          <w:rPr>
            <w:noProof/>
            <w:webHidden/>
          </w:rPr>
          <w:fldChar w:fldCharType="begin"/>
        </w:r>
        <w:r>
          <w:rPr>
            <w:noProof/>
            <w:webHidden/>
          </w:rPr>
          <w:instrText xml:space="preserve"> PAGEREF _Toc139042919 \h </w:instrText>
        </w:r>
        <w:r>
          <w:rPr>
            <w:noProof/>
            <w:webHidden/>
          </w:rPr>
        </w:r>
        <w:r>
          <w:rPr>
            <w:noProof/>
            <w:webHidden/>
          </w:rPr>
          <w:fldChar w:fldCharType="separate"/>
        </w:r>
        <w:r>
          <w:rPr>
            <w:noProof/>
            <w:webHidden/>
          </w:rPr>
          <w:t>27</w:t>
        </w:r>
        <w:r>
          <w:rPr>
            <w:noProof/>
            <w:webHidden/>
          </w:rPr>
          <w:fldChar w:fldCharType="end"/>
        </w:r>
      </w:hyperlink>
    </w:p>
    <w:p w14:paraId="222714E5" w14:textId="5A5D2797" w:rsidR="00280D40" w:rsidRDefault="00280D40">
      <w:pPr>
        <w:pStyle w:val="TableofFigures"/>
        <w:tabs>
          <w:tab w:val="right" w:leader="dot" w:pos="9350"/>
        </w:tabs>
        <w:rPr>
          <w:rFonts w:eastAsiaTheme="minorEastAsia"/>
          <w:noProof/>
        </w:rPr>
      </w:pPr>
      <w:hyperlink w:anchor="_Toc139042920" w:history="1">
        <w:r w:rsidRPr="00447225">
          <w:rPr>
            <w:rStyle w:val="Hyperlink"/>
            <w:noProof/>
          </w:rPr>
          <w:t>Figure 29: Web workflow control</w:t>
        </w:r>
        <w:r>
          <w:rPr>
            <w:noProof/>
            <w:webHidden/>
          </w:rPr>
          <w:tab/>
        </w:r>
        <w:r>
          <w:rPr>
            <w:noProof/>
            <w:webHidden/>
          </w:rPr>
          <w:fldChar w:fldCharType="begin"/>
        </w:r>
        <w:r>
          <w:rPr>
            <w:noProof/>
            <w:webHidden/>
          </w:rPr>
          <w:instrText xml:space="preserve"> PAGEREF _Toc139042920 \h </w:instrText>
        </w:r>
        <w:r>
          <w:rPr>
            <w:noProof/>
            <w:webHidden/>
          </w:rPr>
        </w:r>
        <w:r>
          <w:rPr>
            <w:noProof/>
            <w:webHidden/>
          </w:rPr>
          <w:fldChar w:fldCharType="separate"/>
        </w:r>
        <w:r>
          <w:rPr>
            <w:noProof/>
            <w:webHidden/>
          </w:rPr>
          <w:t>40</w:t>
        </w:r>
        <w:r>
          <w:rPr>
            <w:noProof/>
            <w:webHidden/>
          </w:rPr>
          <w:fldChar w:fldCharType="end"/>
        </w:r>
      </w:hyperlink>
    </w:p>
    <w:p w14:paraId="50594E70" w14:textId="179E53EC" w:rsidR="00280D40" w:rsidRDefault="00280D40">
      <w:pPr>
        <w:pStyle w:val="TableofFigures"/>
        <w:tabs>
          <w:tab w:val="right" w:leader="dot" w:pos="9350"/>
        </w:tabs>
        <w:rPr>
          <w:rFonts w:eastAsiaTheme="minorEastAsia"/>
          <w:noProof/>
        </w:rPr>
      </w:pPr>
      <w:hyperlink w:anchor="_Toc139042921" w:history="1">
        <w:r w:rsidRPr="00447225">
          <w:rPr>
            <w:rStyle w:val="Hyperlink"/>
            <w:noProof/>
          </w:rPr>
          <w:t>Figure 30: Web workflow control change</w:t>
        </w:r>
        <w:r>
          <w:rPr>
            <w:noProof/>
            <w:webHidden/>
          </w:rPr>
          <w:tab/>
        </w:r>
        <w:r>
          <w:rPr>
            <w:noProof/>
            <w:webHidden/>
          </w:rPr>
          <w:fldChar w:fldCharType="begin"/>
        </w:r>
        <w:r>
          <w:rPr>
            <w:noProof/>
            <w:webHidden/>
          </w:rPr>
          <w:instrText xml:space="preserve"> PAGEREF _Toc139042921 \h </w:instrText>
        </w:r>
        <w:r>
          <w:rPr>
            <w:noProof/>
            <w:webHidden/>
          </w:rPr>
        </w:r>
        <w:r>
          <w:rPr>
            <w:noProof/>
            <w:webHidden/>
          </w:rPr>
          <w:fldChar w:fldCharType="separate"/>
        </w:r>
        <w:r>
          <w:rPr>
            <w:noProof/>
            <w:webHidden/>
          </w:rPr>
          <w:t>41</w:t>
        </w:r>
        <w:r>
          <w:rPr>
            <w:noProof/>
            <w:webHidden/>
          </w:rPr>
          <w:fldChar w:fldCharType="end"/>
        </w:r>
      </w:hyperlink>
    </w:p>
    <w:p w14:paraId="0D22EFD7" w14:textId="192A8360" w:rsidR="00280D40" w:rsidRDefault="00280D40">
      <w:pPr>
        <w:pStyle w:val="TableofFigures"/>
        <w:tabs>
          <w:tab w:val="right" w:leader="dot" w:pos="9350"/>
        </w:tabs>
        <w:rPr>
          <w:rFonts w:eastAsiaTheme="minorEastAsia"/>
          <w:noProof/>
        </w:rPr>
      </w:pPr>
      <w:hyperlink w:anchor="_Toc139042922" w:history="1">
        <w:r w:rsidRPr="00447225">
          <w:rPr>
            <w:rStyle w:val="Hyperlink"/>
            <w:noProof/>
          </w:rPr>
          <w:t>Figure 31: SNP x Exposome Filter</w:t>
        </w:r>
        <w:r>
          <w:rPr>
            <w:noProof/>
            <w:webHidden/>
          </w:rPr>
          <w:tab/>
        </w:r>
        <w:r>
          <w:rPr>
            <w:noProof/>
            <w:webHidden/>
          </w:rPr>
          <w:fldChar w:fldCharType="begin"/>
        </w:r>
        <w:r>
          <w:rPr>
            <w:noProof/>
            <w:webHidden/>
          </w:rPr>
          <w:instrText xml:space="preserve"> PAGEREF _Toc139042922 \h </w:instrText>
        </w:r>
        <w:r>
          <w:rPr>
            <w:noProof/>
            <w:webHidden/>
          </w:rPr>
        </w:r>
        <w:r>
          <w:rPr>
            <w:noProof/>
            <w:webHidden/>
          </w:rPr>
          <w:fldChar w:fldCharType="separate"/>
        </w:r>
        <w:r>
          <w:rPr>
            <w:noProof/>
            <w:webHidden/>
          </w:rPr>
          <w:t>48</w:t>
        </w:r>
        <w:r>
          <w:rPr>
            <w:noProof/>
            <w:webHidden/>
          </w:rPr>
          <w:fldChar w:fldCharType="end"/>
        </w:r>
      </w:hyperlink>
    </w:p>
    <w:p w14:paraId="72D2D6C2" w14:textId="1057B3B8" w:rsidR="00CB2ADE" w:rsidRPr="00CB2ADE" w:rsidRDefault="0065354D">
      <w:pPr>
        <w:rPr>
          <w:lang w:val="fr-CA"/>
        </w:rPr>
      </w:pPr>
      <w:r>
        <w:rPr>
          <w:lang w:val="fr-CA"/>
        </w:rPr>
        <w:fldChar w:fldCharType="end"/>
      </w:r>
    </w:p>
    <w:sectPr w:rsidR="00CB2ADE" w:rsidRPr="00CB2A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3" w:author="Palmiero, Nikki" w:date="2023-06-27T13:29:00Z" w:initials="NP">
    <w:p w14:paraId="67753696" w14:textId="77777777" w:rsidR="008044E8" w:rsidRPr="0066578F" w:rsidRDefault="008044E8" w:rsidP="008044E8">
      <w:pPr>
        <w:rPr>
          <w:sz w:val="20"/>
          <w:szCs w:val="20"/>
        </w:rPr>
      </w:pPr>
      <w:r>
        <w:rPr>
          <w:rStyle w:val="CommentReference"/>
        </w:rPr>
        <w:annotationRef/>
      </w:r>
      <w:r>
        <w:rPr>
          <w:sz w:val="20"/>
          <w:szCs w:val="20"/>
        </w:rPr>
        <w:t xml:space="preserve">I see that you mention that various tools enhance research capabilities. This would only have to be stated a couple times in the beginning like the introduction and in the end when you are giving final statements about IGEM. </w:t>
      </w:r>
    </w:p>
  </w:comment>
  <w:comment w:id="84" w:author="Andre Rico" w:date="2023-06-28T10:20:00Z" w:initials="AR">
    <w:p w14:paraId="16BC04FE" w14:textId="77777777" w:rsidR="008044E8" w:rsidRDefault="008044E8" w:rsidP="008044E8">
      <w:pPr>
        <w:pStyle w:val="CommentText"/>
      </w:pPr>
      <w:r>
        <w:rPr>
          <w:rStyle w:val="CommentReference"/>
        </w:rPr>
        <w:annotationRef/>
      </w:r>
      <w:r>
        <w:t xml:space="preserve">What will be better, exclude all paragraph or just the text in highlight? </w:t>
      </w:r>
    </w:p>
  </w:comment>
  <w:comment w:id="100" w:author="Palmiero, Nicole" w:date="2023-06-27T13:50:00Z" w:initials="PN">
    <w:p w14:paraId="19225712" w14:textId="77777777" w:rsidR="003E6270" w:rsidRPr="000E43E4" w:rsidRDefault="003E6270" w:rsidP="003E6270">
      <w:pPr>
        <w:rPr>
          <w:sz w:val="20"/>
          <w:szCs w:val="20"/>
        </w:rPr>
      </w:pPr>
      <w:r>
        <w:rPr>
          <w:rStyle w:val="CommentReference"/>
        </w:rPr>
        <w:annotationRef/>
      </w:r>
      <w:r>
        <w:rPr>
          <w:sz w:val="20"/>
          <w:szCs w:val="20"/>
        </w:rPr>
        <w:t>Not sure if this is necessary but because you are using the NHANES data you might have to add a reference that you are using the data and link it to the source.</w:t>
      </w:r>
    </w:p>
  </w:comment>
  <w:comment w:id="101" w:author="Andre Rico" w:date="2023-06-28T10:26:00Z" w:initials="AR">
    <w:p w14:paraId="55730908" w14:textId="77777777" w:rsidR="003E6270" w:rsidRDefault="003E6270" w:rsidP="003E6270">
      <w:pPr>
        <w:pStyle w:val="CommentText"/>
      </w:pPr>
      <w:r>
        <w:rPr>
          <w:rStyle w:val="CommentReference"/>
        </w:rPr>
        <w:annotationRef/>
      </w:r>
      <w:r>
        <w:t>Thanks, I changed to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7753696" w15:done="0"/>
  <w15:commentEx w15:paraId="16BC04FE" w15:paraIdParent="67753696" w15:done="0"/>
  <w15:commentEx w15:paraId="19225712" w15:done="0"/>
  <w15:commentEx w15:paraId="55730908" w15:paraIdParent="192257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4562C3" w16cex:dateUtc="2023-06-27T17:29:00Z"/>
  <w16cex:commentExtensible w16cex:durableId="284687FD" w16cex:dateUtc="2023-06-28T14:20:00Z"/>
  <w16cex:commentExtensible w16cex:durableId="28456795" w16cex:dateUtc="2023-06-27T17:50:00Z"/>
  <w16cex:commentExtensible w16cex:durableId="2846894F" w16cex:dateUtc="2023-06-28T14: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753696" w16cid:durableId="284562C3"/>
  <w16cid:commentId w16cid:paraId="16BC04FE" w16cid:durableId="284687FD"/>
  <w16cid:commentId w16cid:paraId="19225712" w16cid:durableId="28456795"/>
  <w16cid:commentId w16cid:paraId="55730908" w16cid:durableId="284689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1264AF" w14:textId="77777777" w:rsidR="003C50BB" w:rsidRDefault="003C50BB" w:rsidP="001601EF">
      <w:r>
        <w:separator/>
      </w:r>
    </w:p>
  </w:endnote>
  <w:endnote w:type="continuationSeparator" w:id="0">
    <w:p w14:paraId="3348E301" w14:textId="77777777" w:rsidR="003C50BB" w:rsidRDefault="003C50BB" w:rsidP="00160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0645417"/>
      <w:docPartObj>
        <w:docPartGallery w:val="Page Numbers (Bottom of Page)"/>
        <w:docPartUnique/>
      </w:docPartObj>
    </w:sdtPr>
    <w:sdtContent>
      <w:p w14:paraId="21C584DF" w14:textId="2B43B8E1" w:rsidR="001601EF" w:rsidRDefault="001601EF" w:rsidP="008059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3B68C3" w14:textId="77777777" w:rsidR="001601EF" w:rsidRDefault="001601EF" w:rsidP="001601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sz w:val="22"/>
        <w:szCs w:val="22"/>
      </w:rPr>
      <w:id w:val="-598949744"/>
      <w:docPartObj>
        <w:docPartGallery w:val="Page Numbers (Bottom of Page)"/>
        <w:docPartUnique/>
      </w:docPartObj>
    </w:sdtPr>
    <w:sdtContent>
      <w:p w14:paraId="39F770BF" w14:textId="77777777" w:rsidR="001601EF" w:rsidRPr="001601EF" w:rsidRDefault="001601EF" w:rsidP="008059D6">
        <w:pPr>
          <w:pStyle w:val="Footer"/>
          <w:framePr w:wrap="none" w:vAnchor="text" w:hAnchor="margin" w:xAlign="right" w:y="1"/>
          <w:rPr>
            <w:rStyle w:val="PageNumber"/>
            <w:sz w:val="22"/>
            <w:szCs w:val="22"/>
          </w:rPr>
        </w:pPr>
        <w:r w:rsidRPr="001601EF">
          <w:rPr>
            <w:rStyle w:val="PageNumber"/>
            <w:sz w:val="22"/>
            <w:szCs w:val="22"/>
          </w:rPr>
          <w:fldChar w:fldCharType="begin"/>
        </w:r>
        <w:r w:rsidRPr="001601EF">
          <w:rPr>
            <w:rStyle w:val="PageNumber"/>
            <w:sz w:val="22"/>
            <w:szCs w:val="22"/>
          </w:rPr>
          <w:instrText xml:space="preserve"> PAGE </w:instrText>
        </w:r>
        <w:r w:rsidRPr="001601EF">
          <w:rPr>
            <w:rStyle w:val="PageNumber"/>
            <w:sz w:val="22"/>
            <w:szCs w:val="22"/>
          </w:rPr>
          <w:fldChar w:fldCharType="separate"/>
        </w:r>
        <w:r w:rsidRPr="001601EF">
          <w:rPr>
            <w:rStyle w:val="PageNumber"/>
            <w:noProof/>
            <w:sz w:val="22"/>
            <w:szCs w:val="22"/>
          </w:rPr>
          <w:t>8</w:t>
        </w:r>
        <w:r w:rsidRPr="001601EF">
          <w:rPr>
            <w:rStyle w:val="PageNumber"/>
            <w:sz w:val="22"/>
            <w:szCs w:val="22"/>
          </w:rPr>
          <w:fldChar w:fldCharType="end"/>
        </w:r>
      </w:p>
    </w:sdtContent>
  </w:sdt>
  <w:p w14:paraId="3E59C1EF" w14:textId="770A58C7" w:rsidR="001601EF" w:rsidRDefault="001601EF" w:rsidP="001601EF">
    <w:pPr>
      <w:pStyle w:val="Footer"/>
      <w:ind w:right="360"/>
    </w:pPr>
    <w:r w:rsidRPr="001601EF">
      <w:rPr>
        <w:sz w:val="21"/>
        <w:szCs w:val="21"/>
      </w:rPr>
      <w:t>Hall Lab</w:t>
    </w:r>
    <w:r w:rsidRPr="001601EF">
      <w:rPr>
        <w:sz w:val="21"/>
        <w:szCs w:val="21"/>
      </w:rP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1C58A5" w14:textId="77777777" w:rsidR="003C50BB" w:rsidRDefault="003C50BB" w:rsidP="001601EF">
      <w:r>
        <w:separator/>
      </w:r>
    </w:p>
  </w:footnote>
  <w:footnote w:type="continuationSeparator" w:id="0">
    <w:p w14:paraId="71C26A7D" w14:textId="77777777" w:rsidR="003C50BB" w:rsidRDefault="003C50BB" w:rsidP="001601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1C081" w14:textId="74D6FC45" w:rsidR="00C50691" w:rsidRDefault="00C50691">
    <w:pPr>
      <w:pStyle w:val="Header"/>
      <w:rPr>
        <w:sz w:val="20"/>
        <w:szCs w:val="20"/>
      </w:rPr>
    </w:pPr>
    <w:r>
      <w:rPr>
        <w:sz w:val="20"/>
        <w:szCs w:val="20"/>
      </w:rPr>
      <w:t>User Guider: IGEM v.0.1.4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32123"/>
    <w:multiLevelType w:val="hybridMultilevel"/>
    <w:tmpl w:val="038EAE0A"/>
    <w:lvl w:ilvl="0" w:tplc="37263458">
      <w:numFmt w:val="bullet"/>
      <w:lvlText w:val="•"/>
      <w:lvlJc w:val="left"/>
      <w:pPr>
        <w:ind w:left="1160" w:hanging="180"/>
      </w:pPr>
      <w:rPr>
        <w:rFonts w:ascii="Courier New" w:eastAsia="Courier New" w:hAnsi="Courier New" w:cs="Courier New" w:hint="default"/>
        <w:b w:val="0"/>
        <w:bCs w:val="0"/>
        <w:i w:val="0"/>
        <w:iCs w:val="0"/>
        <w:spacing w:val="0"/>
        <w:w w:val="100"/>
        <w:sz w:val="20"/>
        <w:szCs w:val="20"/>
        <w:lang w:val="en-US" w:eastAsia="en-US" w:bidi="ar-SA"/>
      </w:rPr>
    </w:lvl>
    <w:lvl w:ilvl="1" w:tplc="6D946954">
      <w:numFmt w:val="bullet"/>
      <w:lvlText w:val="•"/>
      <w:lvlJc w:val="left"/>
      <w:pPr>
        <w:ind w:left="2184" w:hanging="180"/>
      </w:pPr>
      <w:rPr>
        <w:rFonts w:hint="default"/>
        <w:lang w:val="en-US" w:eastAsia="en-US" w:bidi="ar-SA"/>
      </w:rPr>
    </w:lvl>
    <w:lvl w:ilvl="2" w:tplc="4030F282">
      <w:numFmt w:val="bullet"/>
      <w:lvlText w:val="•"/>
      <w:lvlJc w:val="left"/>
      <w:pPr>
        <w:ind w:left="3209" w:hanging="180"/>
      </w:pPr>
      <w:rPr>
        <w:rFonts w:hint="default"/>
        <w:lang w:val="en-US" w:eastAsia="en-US" w:bidi="ar-SA"/>
      </w:rPr>
    </w:lvl>
    <w:lvl w:ilvl="3" w:tplc="2898B7DE">
      <w:numFmt w:val="bullet"/>
      <w:lvlText w:val="•"/>
      <w:lvlJc w:val="left"/>
      <w:pPr>
        <w:ind w:left="4233" w:hanging="180"/>
      </w:pPr>
      <w:rPr>
        <w:rFonts w:hint="default"/>
        <w:lang w:val="en-US" w:eastAsia="en-US" w:bidi="ar-SA"/>
      </w:rPr>
    </w:lvl>
    <w:lvl w:ilvl="4" w:tplc="44AABBEA">
      <w:numFmt w:val="bullet"/>
      <w:lvlText w:val="•"/>
      <w:lvlJc w:val="left"/>
      <w:pPr>
        <w:ind w:left="5258" w:hanging="180"/>
      </w:pPr>
      <w:rPr>
        <w:rFonts w:hint="default"/>
        <w:lang w:val="en-US" w:eastAsia="en-US" w:bidi="ar-SA"/>
      </w:rPr>
    </w:lvl>
    <w:lvl w:ilvl="5" w:tplc="A782D880">
      <w:numFmt w:val="bullet"/>
      <w:lvlText w:val="•"/>
      <w:lvlJc w:val="left"/>
      <w:pPr>
        <w:ind w:left="6282" w:hanging="180"/>
      </w:pPr>
      <w:rPr>
        <w:rFonts w:hint="default"/>
        <w:lang w:val="en-US" w:eastAsia="en-US" w:bidi="ar-SA"/>
      </w:rPr>
    </w:lvl>
    <w:lvl w:ilvl="6" w:tplc="1F8A31C8">
      <w:numFmt w:val="bullet"/>
      <w:lvlText w:val="•"/>
      <w:lvlJc w:val="left"/>
      <w:pPr>
        <w:ind w:left="7307" w:hanging="180"/>
      </w:pPr>
      <w:rPr>
        <w:rFonts w:hint="default"/>
        <w:lang w:val="en-US" w:eastAsia="en-US" w:bidi="ar-SA"/>
      </w:rPr>
    </w:lvl>
    <w:lvl w:ilvl="7" w:tplc="2F6820A6">
      <w:numFmt w:val="bullet"/>
      <w:lvlText w:val="•"/>
      <w:lvlJc w:val="left"/>
      <w:pPr>
        <w:ind w:left="8331" w:hanging="180"/>
      </w:pPr>
      <w:rPr>
        <w:rFonts w:hint="default"/>
        <w:lang w:val="en-US" w:eastAsia="en-US" w:bidi="ar-SA"/>
      </w:rPr>
    </w:lvl>
    <w:lvl w:ilvl="8" w:tplc="EC5C1928">
      <w:numFmt w:val="bullet"/>
      <w:lvlText w:val="•"/>
      <w:lvlJc w:val="left"/>
      <w:pPr>
        <w:ind w:left="9356" w:hanging="180"/>
      </w:pPr>
      <w:rPr>
        <w:rFonts w:hint="default"/>
        <w:lang w:val="en-US" w:eastAsia="en-US" w:bidi="ar-SA"/>
      </w:rPr>
    </w:lvl>
  </w:abstractNum>
  <w:abstractNum w:abstractNumId="1" w15:restartNumberingAfterBreak="0">
    <w:nsid w:val="07F15DDD"/>
    <w:multiLevelType w:val="hybridMultilevel"/>
    <w:tmpl w:val="080AB75E"/>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 w15:restartNumberingAfterBreak="0">
    <w:nsid w:val="0D2C1586"/>
    <w:multiLevelType w:val="hybridMultilevel"/>
    <w:tmpl w:val="CBE21EF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 w15:restartNumberingAfterBreak="0">
    <w:nsid w:val="0DB63C83"/>
    <w:multiLevelType w:val="hybridMultilevel"/>
    <w:tmpl w:val="429A6E6E"/>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4" w15:restartNumberingAfterBreak="0">
    <w:nsid w:val="0EB611FB"/>
    <w:multiLevelType w:val="hybridMultilevel"/>
    <w:tmpl w:val="FAAC2878"/>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5" w15:restartNumberingAfterBreak="0">
    <w:nsid w:val="1565715B"/>
    <w:multiLevelType w:val="hybridMultilevel"/>
    <w:tmpl w:val="3532179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6" w15:restartNumberingAfterBreak="0">
    <w:nsid w:val="173C7C94"/>
    <w:multiLevelType w:val="hybridMultilevel"/>
    <w:tmpl w:val="2BBE7186"/>
    <w:lvl w:ilvl="0" w:tplc="04090001">
      <w:start w:val="1"/>
      <w:numFmt w:val="bullet"/>
      <w:lvlText w:val=""/>
      <w:lvlJc w:val="left"/>
      <w:pPr>
        <w:ind w:left="1020" w:hanging="360"/>
      </w:pPr>
      <w:rPr>
        <w:rFonts w:ascii="Symbol" w:hAnsi="Symbol" w:hint="default"/>
        <w:b w:val="0"/>
        <w:bCs w:val="0"/>
        <w:i w:val="0"/>
        <w:iCs w:val="0"/>
        <w:spacing w:val="0"/>
        <w:w w:val="100"/>
        <w:sz w:val="20"/>
        <w:szCs w:val="20"/>
        <w:lang w:val="en-US" w:eastAsia="en-US" w:bidi="ar-SA"/>
      </w:rPr>
    </w:lvl>
    <w:lvl w:ilvl="1" w:tplc="6D946954">
      <w:numFmt w:val="bullet"/>
      <w:lvlText w:val="•"/>
      <w:lvlJc w:val="left"/>
      <w:pPr>
        <w:ind w:left="2184" w:hanging="180"/>
      </w:pPr>
      <w:rPr>
        <w:rFonts w:hint="default"/>
        <w:lang w:val="en-US" w:eastAsia="en-US" w:bidi="ar-SA"/>
      </w:rPr>
    </w:lvl>
    <w:lvl w:ilvl="2" w:tplc="4030F282">
      <w:numFmt w:val="bullet"/>
      <w:lvlText w:val="•"/>
      <w:lvlJc w:val="left"/>
      <w:pPr>
        <w:ind w:left="3209" w:hanging="180"/>
      </w:pPr>
      <w:rPr>
        <w:rFonts w:hint="default"/>
        <w:lang w:val="en-US" w:eastAsia="en-US" w:bidi="ar-SA"/>
      </w:rPr>
    </w:lvl>
    <w:lvl w:ilvl="3" w:tplc="2898B7DE">
      <w:numFmt w:val="bullet"/>
      <w:lvlText w:val="•"/>
      <w:lvlJc w:val="left"/>
      <w:pPr>
        <w:ind w:left="4233" w:hanging="180"/>
      </w:pPr>
      <w:rPr>
        <w:rFonts w:hint="default"/>
        <w:lang w:val="en-US" w:eastAsia="en-US" w:bidi="ar-SA"/>
      </w:rPr>
    </w:lvl>
    <w:lvl w:ilvl="4" w:tplc="44AABBEA">
      <w:numFmt w:val="bullet"/>
      <w:lvlText w:val="•"/>
      <w:lvlJc w:val="left"/>
      <w:pPr>
        <w:ind w:left="5258" w:hanging="180"/>
      </w:pPr>
      <w:rPr>
        <w:rFonts w:hint="default"/>
        <w:lang w:val="en-US" w:eastAsia="en-US" w:bidi="ar-SA"/>
      </w:rPr>
    </w:lvl>
    <w:lvl w:ilvl="5" w:tplc="A782D880">
      <w:numFmt w:val="bullet"/>
      <w:lvlText w:val="•"/>
      <w:lvlJc w:val="left"/>
      <w:pPr>
        <w:ind w:left="6282" w:hanging="180"/>
      </w:pPr>
      <w:rPr>
        <w:rFonts w:hint="default"/>
        <w:lang w:val="en-US" w:eastAsia="en-US" w:bidi="ar-SA"/>
      </w:rPr>
    </w:lvl>
    <w:lvl w:ilvl="6" w:tplc="1F8A31C8">
      <w:numFmt w:val="bullet"/>
      <w:lvlText w:val="•"/>
      <w:lvlJc w:val="left"/>
      <w:pPr>
        <w:ind w:left="7307" w:hanging="180"/>
      </w:pPr>
      <w:rPr>
        <w:rFonts w:hint="default"/>
        <w:lang w:val="en-US" w:eastAsia="en-US" w:bidi="ar-SA"/>
      </w:rPr>
    </w:lvl>
    <w:lvl w:ilvl="7" w:tplc="2F6820A6">
      <w:numFmt w:val="bullet"/>
      <w:lvlText w:val="•"/>
      <w:lvlJc w:val="left"/>
      <w:pPr>
        <w:ind w:left="8331" w:hanging="180"/>
      </w:pPr>
      <w:rPr>
        <w:rFonts w:hint="default"/>
        <w:lang w:val="en-US" w:eastAsia="en-US" w:bidi="ar-SA"/>
      </w:rPr>
    </w:lvl>
    <w:lvl w:ilvl="8" w:tplc="EC5C1928">
      <w:numFmt w:val="bullet"/>
      <w:lvlText w:val="•"/>
      <w:lvlJc w:val="left"/>
      <w:pPr>
        <w:ind w:left="9356" w:hanging="180"/>
      </w:pPr>
      <w:rPr>
        <w:rFonts w:hint="default"/>
        <w:lang w:val="en-US" w:eastAsia="en-US" w:bidi="ar-SA"/>
      </w:rPr>
    </w:lvl>
  </w:abstractNum>
  <w:abstractNum w:abstractNumId="7" w15:restartNumberingAfterBreak="0">
    <w:nsid w:val="18D71F8A"/>
    <w:multiLevelType w:val="hybridMultilevel"/>
    <w:tmpl w:val="65FE571E"/>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8" w15:restartNumberingAfterBreak="0">
    <w:nsid w:val="19B30C23"/>
    <w:multiLevelType w:val="hybridMultilevel"/>
    <w:tmpl w:val="968AAA20"/>
    <w:lvl w:ilvl="0" w:tplc="0409000F">
      <w:start w:val="1"/>
      <w:numFmt w:val="decimal"/>
      <w:lvlText w:val="%1."/>
      <w:lvlJc w:val="left"/>
      <w:pPr>
        <w:ind w:left="1340" w:hanging="360"/>
      </w:pPr>
      <w:rPr>
        <w:rFonts w:hint="default"/>
        <w:b w:val="0"/>
        <w:bCs w:val="0"/>
        <w:i w:val="0"/>
        <w:iCs w:val="0"/>
        <w:spacing w:val="0"/>
        <w:w w:val="100"/>
        <w:sz w:val="20"/>
        <w:szCs w:val="20"/>
        <w:lang w:val="en-US" w:eastAsia="en-US" w:bidi="ar-SA"/>
      </w:rPr>
    </w:lvl>
    <w:lvl w:ilvl="1" w:tplc="6D946954">
      <w:numFmt w:val="bullet"/>
      <w:lvlText w:val="•"/>
      <w:lvlJc w:val="left"/>
      <w:pPr>
        <w:ind w:left="2184" w:hanging="180"/>
      </w:pPr>
      <w:rPr>
        <w:rFonts w:hint="default"/>
        <w:lang w:val="en-US" w:eastAsia="en-US" w:bidi="ar-SA"/>
      </w:rPr>
    </w:lvl>
    <w:lvl w:ilvl="2" w:tplc="4030F282">
      <w:numFmt w:val="bullet"/>
      <w:lvlText w:val="•"/>
      <w:lvlJc w:val="left"/>
      <w:pPr>
        <w:ind w:left="3209" w:hanging="180"/>
      </w:pPr>
      <w:rPr>
        <w:rFonts w:hint="default"/>
        <w:lang w:val="en-US" w:eastAsia="en-US" w:bidi="ar-SA"/>
      </w:rPr>
    </w:lvl>
    <w:lvl w:ilvl="3" w:tplc="2898B7DE">
      <w:numFmt w:val="bullet"/>
      <w:lvlText w:val="•"/>
      <w:lvlJc w:val="left"/>
      <w:pPr>
        <w:ind w:left="4233" w:hanging="180"/>
      </w:pPr>
      <w:rPr>
        <w:rFonts w:hint="default"/>
        <w:lang w:val="en-US" w:eastAsia="en-US" w:bidi="ar-SA"/>
      </w:rPr>
    </w:lvl>
    <w:lvl w:ilvl="4" w:tplc="44AABBEA">
      <w:numFmt w:val="bullet"/>
      <w:lvlText w:val="•"/>
      <w:lvlJc w:val="left"/>
      <w:pPr>
        <w:ind w:left="5258" w:hanging="180"/>
      </w:pPr>
      <w:rPr>
        <w:rFonts w:hint="default"/>
        <w:lang w:val="en-US" w:eastAsia="en-US" w:bidi="ar-SA"/>
      </w:rPr>
    </w:lvl>
    <w:lvl w:ilvl="5" w:tplc="A782D880">
      <w:numFmt w:val="bullet"/>
      <w:lvlText w:val="•"/>
      <w:lvlJc w:val="left"/>
      <w:pPr>
        <w:ind w:left="6282" w:hanging="180"/>
      </w:pPr>
      <w:rPr>
        <w:rFonts w:hint="default"/>
        <w:lang w:val="en-US" w:eastAsia="en-US" w:bidi="ar-SA"/>
      </w:rPr>
    </w:lvl>
    <w:lvl w:ilvl="6" w:tplc="1F8A31C8">
      <w:numFmt w:val="bullet"/>
      <w:lvlText w:val="•"/>
      <w:lvlJc w:val="left"/>
      <w:pPr>
        <w:ind w:left="7307" w:hanging="180"/>
      </w:pPr>
      <w:rPr>
        <w:rFonts w:hint="default"/>
        <w:lang w:val="en-US" w:eastAsia="en-US" w:bidi="ar-SA"/>
      </w:rPr>
    </w:lvl>
    <w:lvl w:ilvl="7" w:tplc="2F6820A6">
      <w:numFmt w:val="bullet"/>
      <w:lvlText w:val="•"/>
      <w:lvlJc w:val="left"/>
      <w:pPr>
        <w:ind w:left="8331" w:hanging="180"/>
      </w:pPr>
      <w:rPr>
        <w:rFonts w:hint="default"/>
        <w:lang w:val="en-US" w:eastAsia="en-US" w:bidi="ar-SA"/>
      </w:rPr>
    </w:lvl>
    <w:lvl w:ilvl="8" w:tplc="EC5C1928">
      <w:numFmt w:val="bullet"/>
      <w:lvlText w:val="•"/>
      <w:lvlJc w:val="left"/>
      <w:pPr>
        <w:ind w:left="9356" w:hanging="180"/>
      </w:pPr>
      <w:rPr>
        <w:rFonts w:hint="default"/>
        <w:lang w:val="en-US" w:eastAsia="en-US" w:bidi="ar-SA"/>
      </w:rPr>
    </w:lvl>
  </w:abstractNum>
  <w:abstractNum w:abstractNumId="9" w15:restartNumberingAfterBreak="0">
    <w:nsid w:val="1A6E1474"/>
    <w:multiLevelType w:val="hybridMultilevel"/>
    <w:tmpl w:val="CABC27BE"/>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0" w15:restartNumberingAfterBreak="0">
    <w:nsid w:val="1AEB5DDA"/>
    <w:multiLevelType w:val="hybridMultilevel"/>
    <w:tmpl w:val="5B7C3AE8"/>
    <w:lvl w:ilvl="0" w:tplc="301E4062">
      <w:numFmt w:val="bullet"/>
      <w:lvlText w:val="•"/>
      <w:lvlJc w:val="left"/>
      <w:pPr>
        <w:ind w:left="1160" w:hanging="180"/>
      </w:pPr>
      <w:rPr>
        <w:rFonts w:ascii="Courier New" w:eastAsia="Courier New" w:hAnsi="Courier New" w:cs="Courier New" w:hint="default"/>
        <w:b w:val="0"/>
        <w:bCs w:val="0"/>
        <w:i w:val="0"/>
        <w:iCs w:val="0"/>
        <w:spacing w:val="0"/>
        <w:w w:val="100"/>
        <w:sz w:val="20"/>
        <w:szCs w:val="20"/>
        <w:lang w:val="en-US" w:eastAsia="en-US" w:bidi="ar-SA"/>
      </w:rPr>
    </w:lvl>
    <w:lvl w:ilvl="1" w:tplc="6C382FA8">
      <w:numFmt w:val="bullet"/>
      <w:lvlText w:val="•"/>
      <w:lvlJc w:val="left"/>
      <w:pPr>
        <w:ind w:left="2184" w:hanging="180"/>
      </w:pPr>
      <w:rPr>
        <w:rFonts w:hint="default"/>
        <w:lang w:val="en-US" w:eastAsia="en-US" w:bidi="ar-SA"/>
      </w:rPr>
    </w:lvl>
    <w:lvl w:ilvl="2" w:tplc="CE24BD50">
      <w:numFmt w:val="bullet"/>
      <w:lvlText w:val="•"/>
      <w:lvlJc w:val="left"/>
      <w:pPr>
        <w:ind w:left="3209" w:hanging="180"/>
      </w:pPr>
      <w:rPr>
        <w:rFonts w:hint="default"/>
        <w:lang w:val="en-US" w:eastAsia="en-US" w:bidi="ar-SA"/>
      </w:rPr>
    </w:lvl>
    <w:lvl w:ilvl="3" w:tplc="5DA635C2">
      <w:numFmt w:val="bullet"/>
      <w:lvlText w:val="•"/>
      <w:lvlJc w:val="left"/>
      <w:pPr>
        <w:ind w:left="4233" w:hanging="180"/>
      </w:pPr>
      <w:rPr>
        <w:rFonts w:hint="default"/>
        <w:lang w:val="en-US" w:eastAsia="en-US" w:bidi="ar-SA"/>
      </w:rPr>
    </w:lvl>
    <w:lvl w:ilvl="4" w:tplc="CE88EAF6">
      <w:numFmt w:val="bullet"/>
      <w:lvlText w:val="•"/>
      <w:lvlJc w:val="left"/>
      <w:pPr>
        <w:ind w:left="5258" w:hanging="180"/>
      </w:pPr>
      <w:rPr>
        <w:rFonts w:hint="default"/>
        <w:lang w:val="en-US" w:eastAsia="en-US" w:bidi="ar-SA"/>
      </w:rPr>
    </w:lvl>
    <w:lvl w:ilvl="5" w:tplc="9E189538">
      <w:numFmt w:val="bullet"/>
      <w:lvlText w:val="•"/>
      <w:lvlJc w:val="left"/>
      <w:pPr>
        <w:ind w:left="6282" w:hanging="180"/>
      </w:pPr>
      <w:rPr>
        <w:rFonts w:hint="default"/>
        <w:lang w:val="en-US" w:eastAsia="en-US" w:bidi="ar-SA"/>
      </w:rPr>
    </w:lvl>
    <w:lvl w:ilvl="6" w:tplc="EA7C19BE">
      <w:numFmt w:val="bullet"/>
      <w:lvlText w:val="•"/>
      <w:lvlJc w:val="left"/>
      <w:pPr>
        <w:ind w:left="7307" w:hanging="180"/>
      </w:pPr>
      <w:rPr>
        <w:rFonts w:hint="default"/>
        <w:lang w:val="en-US" w:eastAsia="en-US" w:bidi="ar-SA"/>
      </w:rPr>
    </w:lvl>
    <w:lvl w:ilvl="7" w:tplc="01440374">
      <w:numFmt w:val="bullet"/>
      <w:lvlText w:val="•"/>
      <w:lvlJc w:val="left"/>
      <w:pPr>
        <w:ind w:left="8331" w:hanging="180"/>
      </w:pPr>
      <w:rPr>
        <w:rFonts w:hint="default"/>
        <w:lang w:val="en-US" w:eastAsia="en-US" w:bidi="ar-SA"/>
      </w:rPr>
    </w:lvl>
    <w:lvl w:ilvl="8" w:tplc="C59EB1EA">
      <w:numFmt w:val="bullet"/>
      <w:lvlText w:val="•"/>
      <w:lvlJc w:val="left"/>
      <w:pPr>
        <w:ind w:left="9356" w:hanging="180"/>
      </w:pPr>
      <w:rPr>
        <w:rFonts w:hint="default"/>
        <w:lang w:val="en-US" w:eastAsia="en-US" w:bidi="ar-SA"/>
      </w:rPr>
    </w:lvl>
  </w:abstractNum>
  <w:abstractNum w:abstractNumId="11" w15:restartNumberingAfterBreak="0">
    <w:nsid w:val="2014677E"/>
    <w:multiLevelType w:val="hybridMultilevel"/>
    <w:tmpl w:val="121C173E"/>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2" w15:restartNumberingAfterBreak="0">
    <w:nsid w:val="222219D3"/>
    <w:multiLevelType w:val="hybridMultilevel"/>
    <w:tmpl w:val="D400AAD6"/>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3" w15:restartNumberingAfterBreak="0">
    <w:nsid w:val="235767C2"/>
    <w:multiLevelType w:val="hybridMultilevel"/>
    <w:tmpl w:val="A43E88B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4" w15:restartNumberingAfterBreak="0">
    <w:nsid w:val="2DF130E0"/>
    <w:multiLevelType w:val="hybridMultilevel"/>
    <w:tmpl w:val="7F9C1F9E"/>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5" w15:restartNumberingAfterBreak="0">
    <w:nsid w:val="2E900535"/>
    <w:multiLevelType w:val="hybridMultilevel"/>
    <w:tmpl w:val="E6E0C30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6" w15:restartNumberingAfterBreak="0">
    <w:nsid w:val="3EC82DF8"/>
    <w:multiLevelType w:val="hybridMultilevel"/>
    <w:tmpl w:val="9F446526"/>
    <w:lvl w:ilvl="0" w:tplc="DD6C1100">
      <w:numFmt w:val="bullet"/>
      <w:lvlText w:val="•"/>
      <w:lvlJc w:val="left"/>
      <w:pPr>
        <w:ind w:left="960" w:hanging="180"/>
      </w:pPr>
      <w:rPr>
        <w:rFonts w:ascii="Courier New" w:eastAsia="Courier New" w:hAnsi="Courier New" w:cs="Courier New" w:hint="default"/>
        <w:b w:val="0"/>
        <w:bCs w:val="0"/>
        <w:i w:val="0"/>
        <w:iCs w:val="0"/>
        <w:spacing w:val="0"/>
        <w:w w:val="100"/>
        <w:sz w:val="20"/>
        <w:szCs w:val="20"/>
        <w:lang w:val="en-US" w:eastAsia="en-US" w:bidi="ar-SA"/>
      </w:rPr>
    </w:lvl>
    <w:lvl w:ilvl="1" w:tplc="82E4E226">
      <w:numFmt w:val="bullet"/>
      <w:lvlText w:val="•"/>
      <w:lvlJc w:val="left"/>
      <w:pPr>
        <w:ind w:left="2004" w:hanging="180"/>
      </w:pPr>
      <w:rPr>
        <w:rFonts w:hint="default"/>
        <w:lang w:val="en-US" w:eastAsia="en-US" w:bidi="ar-SA"/>
      </w:rPr>
    </w:lvl>
    <w:lvl w:ilvl="2" w:tplc="700C05D6">
      <w:numFmt w:val="bullet"/>
      <w:lvlText w:val="•"/>
      <w:lvlJc w:val="left"/>
      <w:pPr>
        <w:ind w:left="3049" w:hanging="180"/>
      </w:pPr>
      <w:rPr>
        <w:rFonts w:hint="default"/>
        <w:lang w:val="en-US" w:eastAsia="en-US" w:bidi="ar-SA"/>
      </w:rPr>
    </w:lvl>
    <w:lvl w:ilvl="3" w:tplc="5E50A432">
      <w:numFmt w:val="bullet"/>
      <w:lvlText w:val="•"/>
      <w:lvlJc w:val="left"/>
      <w:pPr>
        <w:ind w:left="4093" w:hanging="180"/>
      </w:pPr>
      <w:rPr>
        <w:rFonts w:hint="default"/>
        <w:lang w:val="en-US" w:eastAsia="en-US" w:bidi="ar-SA"/>
      </w:rPr>
    </w:lvl>
    <w:lvl w:ilvl="4" w:tplc="81C4E18C">
      <w:numFmt w:val="bullet"/>
      <w:lvlText w:val="•"/>
      <w:lvlJc w:val="left"/>
      <w:pPr>
        <w:ind w:left="5138" w:hanging="180"/>
      </w:pPr>
      <w:rPr>
        <w:rFonts w:hint="default"/>
        <w:lang w:val="en-US" w:eastAsia="en-US" w:bidi="ar-SA"/>
      </w:rPr>
    </w:lvl>
    <w:lvl w:ilvl="5" w:tplc="63B46AE8">
      <w:numFmt w:val="bullet"/>
      <w:lvlText w:val="•"/>
      <w:lvlJc w:val="left"/>
      <w:pPr>
        <w:ind w:left="6182" w:hanging="180"/>
      </w:pPr>
      <w:rPr>
        <w:rFonts w:hint="default"/>
        <w:lang w:val="en-US" w:eastAsia="en-US" w:bidi="ar-SA"/>
      </w:rPr>
    </w:lvl>
    <w:lvl w:ilvl="6" w:tplc="D0AA9A10">
      <w:numFmt w:val="bullet"/>
      <w:lvlText w:val="•"/>
      <w:lvlJc w:val="left"/>
      <w:pPr>
        <w:ind w:left="7227" w:hanging="180"/>
      </w:pPr>
      <w:rPr>
        <w:rFonts w:hint="default"/>
        <w:lang w:val="en-US" w:eastAsia="en-US" w:bidi="ar-SA"/>
      </w:rPr>
    </w:lvl>
    <w:lvl w:ilvl="7" w:tplc="E7C28046">
      <w:numFmt w:val="bullet"/>
      <w:lvlText w:val="•"/>
      <w:lvlJc w:val="left"/>
      <w:pPr>
        <w:ind w:left="8271" w:hanging="180"/>
      </w:pPr>
      <w:rPr>
        <w:rFonts w:hint="default"/>
        <w:lang w:val="en-US" w:eastAsia="en-US" w:bidi="ar-SA"/>
      </w:rPr>
    </w:lvl>
    <w:lvl w:ilvl="8" w:tplc="98846F3C">
      <w:numFmt w:val="bullet"/>
      <w:lvlText w:val="•"/>
      <w:lvlJc w:val="left"/>
      <w:pPr>
        <w:ind w:left="9316" w:hanging="180"/>
      </w:pPr>
      <w:rPr>
        <w:rFonts w:hint="default"/>
        <w:lang w:val="en-US" w:eastAsia="en-US" w:bidi="ar-SA"/>
      </w:rPr>
    </w:lvl>
  </w:abstractNum>
  <w:abstractNum w:abstractNumId="17" w15:restartNumberingAfterBreak="0">
    <w:nsid w:val="3EE92434"/>
    <w:multiLevelType w:val="hybridMultilevel"/>
    <w:tmpl w:val="2224292A"/>
    <w:lvl w:ilvl="0" w:tplc="04090001">
      <w:start w:val="1"/>
      <w:numFmt w:val="bullet"/>
      <w:lvlText w:val=""/>
      <w:lvlJc w:val="left"/>
      <w:pPr>
        <w:ind w:left="1020" w:hanging="360"/>
      </w:pPr>
      <w:rPr>
        <w:rFonts w:ascii="Symbol" w:hAnsi="Symbol"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8" w15:restartNumberingAfterBreak="0">
    <w:nsid w:val="430266D2"/>
    <w:multiLevelType w:val="hybridMultilevel"/>
    <w:tmpl w:val="A266CFF6"/>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9" w15:restartNumberingAfterBreak="0">
    <w:nsid w:val="443C7741"/>
    <w:multiLevelType w:val="hybridMultilevel"/>
    <w:tmpl w:val="7CD209C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0" w15:restartNumberingAfterBreak="0">
    <w:nsid w:val="4C732053"/>
    <w:multiLevelType w:val="hybridMultilevel"/>
    <w:tmpl w:val="823E176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1" w15:restartNumberingAfterBreak="0">
    <w:nsid w:val="4F84361C"/>
    <w:multiLevelType w:val="hybridMultilevel"/>
    <w:tmpl w:val="204A130C"/>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2" w15:restartNumberingAfterBreak="0">
    <w:nsid w:val="528910DB"/>
    <w:multiLevelType w:val="hybridMultilevel"/>
    <w:tmpl w:val="8C10C89C"/>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3" w15:restartNumberingAfterBreak="0">
    <w:nsid w:val="544C3D19"/>
    <w:multiLevelType w:val="hybridMultilevel"/>
    <w:tmpl w:val="6C569C7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4" w15:restartNumberingAfterBreak="0">
    <w:nsid w:val="590F5945"/>
    <w:multiLevelType w:val="hybridMultilevel"/>
    <w:tmpl w:val="C79A1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5B43AE"/>
    <w:multiLevelType w:val="hybridMultilevel"/>
    <w:tmpl w:val="4FA4A582"/>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6" w15:restartNumberingAfterBreak="0">
    <w:nsid w:val="5C5E50CB"/>
    <w:multiLevelType w:val="hybridMultilevel"/>
    <w:tmpl w:val="A40E1CDE"/>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7" w15:restartNumberingAfterBreak="0">
    <w:nsid w:val="5D26579D"/>
    <w:multiLevelType w:val="hybridMultilevel"/>
    <w:tmpl w:val="CB38BA1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8" w15:restartNumberingAfterBreak="0">
    <w:nsid w:val="5E512700"/>
    <w:multiLevelType w:val="hybridMultilevel"/>
    <w:tmpl w:val="C67AB72C"/>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9" w15:restartNumberingAfterBreak="0">
    <w:nsid w:val="5FFE6E44"/>
    <w:multiLevelType w:val="hybridMultilevel"/>
    <w:tmpl w:val="F39E829C"/>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0" w15:restartNumberingAfterBreak="0">
    <w:nsid w:val="60FB3720"/>
    <w:multiLevelType w:val="hybridMultilevel"/>
    <w:tmpl w:val="F4529DE2"/>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1" w15:restartNumberingAfterBreak="0">
    <w:nsid w:val="61832458"/>
    <w:multiLevelType w:val="hybridMultilevel"/>
    <w:tmpl w:val="DCDA50C6"/>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2" w15:restartNumberingAfterBreak="0">
    <w:nsid w:val="643166CF"/>
    <w:multiLevelType w:val="hybridMultilevel"/>
    <w:tmpl w:val="CFFED15E"/>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3" w15:restartNumberingAfterBreak="0">
    <w:nsid w:val="657D2BDF"/>
    <w:multiLevelType w:val="hybridMultilevel"/>
    <w:tmpl w:val="6F14CDB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4" w15:restartNumberingAfterBreak="0">
    <w:nsid w:val="65B344BC"/>
    <w:multiLevelType w:val="hybridMultilevel"/>
    <w:tmpl w:val="3C2E134C"/>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5" w15:restartNumberingAfterBreak="0">
    <w:nsid w:val="664F4191"/>
    <w:multiLevelType w:val="hybridMultilevel"/>
    <w:tmpl w:val="3F3E841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6" w15:restartNumberingAfterBreak="0">
    <w:nsid w:val="683930E8"/>
    <w:multiLevelType w:val="hybridMultilevel"/>
    <w:tmpl w:val="E25A519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7" w15:restartNumberingAfterBreak="0">
    <w:nsid w:val="69386049"/>
    <w:multiLevelType w:val="hybridMultilevel"/>
    <w:tmpl w:val="50F8996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8" w15:restartNumberingAfterBreak="0">
    <w:nsid w:val="6B06213B"/>
    <w:multiLevelType w:val="hybridMultilevel"/>
    <w:tmpl w:val="1560664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9" w15:restartNumberingAfterBreak="0">
    <w:nsid w:val="6B6B43ED"/>
    <w:multiLevelType w:val="hybridMultilevel"/>
    <w:tmpl w:val="3E04AADC"/>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40" w15:restartNumberingAfterBreak="0">
    <w:nsid w:val="6C956423"/>
    <w:multiLevelType w:val="hybridMultilevel"/>
    <w:tmpl w:val="A476E14E"/>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41" w15:restartNumberingAfterBreak="0">
    <w:nsid w:val="6D744553"/>
    <w:multiLevelType w:val="hybridMultilevel"/>
    <w:tmpl w:val="DF4AA324"/>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2" w15:restartNumberingAfterBreak="0">
    <w:nsid w:val="6E103A67"/>
    <w:multiLevelType w:val="hybridMultilevel"/>
    <w:tmpl w:val="A7805F82"/>
    <w:lvl w:ilvl="0" w:tplc="834EEF0E">
      <w:start w:val="1"/>
      <w:numFmt w:val="decimal"/>
      <w:lvlText w:val="%1."/>
      <w:lvlJc w:val="left"/>
      <w:pPr>
        <w:ind w:left="760" w:hanging="300"/>
      </w:pPr>
      <w:rPr>
        <w:rFonts w:ascii="Courier New" w:eastAsia="Courier New" w:hAnsi="Courier New" w:cs="Courier New" w:hint="default"/>
        <w:b w:val="0"/>
        <w:bCs w:val="0"/>
        <w:i w:val="0"/>
        <w:iCs w:val="0"/>
        <w:spacing w:val="0"/>
        <w:w w:val="100"/>
        <w:sz w:val="20"/>
        <w:szCs w:val="20"/>
        <w:lang w:val="en-US" w:eastAsia="en-US" w:bidi="ar-SA"/>
      </w:rPr>
    </w:lvl>
    <w:lvl w:ilvl="1" w:tplc="7FCC49BC">
      <w:numFmt w:val="bullet"/>
      <w:lvlText w:val="•"/>
      <w:lvlJc w:val="left"/>
      <w:pPr>
        <w:ind w:left="300" w:hanging="180"/>
      </w:pPr>
      <w:rPr>
        <w:rFonts w:ascii="Courier New" w:eastAsia="Courier New" w:hAnsi="Courier New" w:cs="Courier New" w:hint="default"/>
        <w:b w:val="0"/>
        <w:bCs w:val="0"/>
        <w:i w:val="0"/>
        <w:iCs w:val="0"/>
        <w:spacing w:val="0"/>
        <w:w w:val="100"/>
        <w:sz w:val="20"/>
        <w:szCs w:val="20"/>
        <w:lang w:val="en-US" w:eastAsia="en-US" w:bidi="ar-SA"/>
      </w:rPr>
    </w:lvl>
    <w:lvl w:ilvl="2" w:tplc="1644774E">
      <w:numFmt w:val="bullet"/>
      <w:lvlText w:val="•"/>
      <w:lvlJc w:val="left"/>
      <w:pPr>
        <w:ind w:left="1942" w:hanging="180"/>
      </w:pPr>
      <w:rPr>
        <w:rFonts w:hint="default"/>
        <w:lang w:val="en-US" w:eastAsia="en-US" w:bidi="ar-SA"/>
      </w:rPr>
    </w:lvl>
    <w:lvl w:ilvl="3" w:tplc="73F61BA4">
      <w:numFmt w:val="bullet"/>
      <w:lvlText w:val="•"/>
      <w:lvlJc w:val="left"/>
      <w:pPr>
        <w:ind w:left="3125" w:hanging="180"/>
      </w:pPr>
      <w:rPr>
        <w:rFonts w:hint="default"/>
        <w:lang w:val="en-US" w:eastAsia="en-US" w:bidi="ar-SA"/>
      </w:rPr>
    </w:lvl>
    <w:lvl w:ilvl="4" w:tplc="B23E66D6">
      <w:numFmt w:val="bullet"/>
      <w:lvlText w:val="•"/>
      <w:lvlJc w:val="left"/>
      <w:pPr>
        <w:ind w:left="4308" w:hanging="180"/>
      </w:pPr>
      <w:rPr>
        <w:rFonts w:hint="default"/>
        <w:lang w:val="en-US" w:eastAsia="en-US" w:bidi="ar-SA"/>
      </w:rPr>
    </w:lvl>
    <w:lvl w:ilvl="5" w:tplc="76925F10">
      <w:numFmt w:val="bullet"/>
      <w:lvlText w:val="•"/>
      <w:lvlJc w:val="left"/>
      <w:pPr>
        <w:ind w:left="5491" w:hanging="180"/>
      </w:pPr>
      <w:rPr>
        <w:rFonts w:hint="default"/>
        <w:lang w:val="en-US" w:eastAsia="en-US" w:bidi="ar-SA"/>
      </w:rPr>
    </w:lvl>
    <w:lvl w:ilvl="6" w:tplc="3E6C06EC">
      <w:numFmt w:val="bullet"/>
      <w:lvlText w:val="•"/>
      <w:lvlJc w:val="left"/>
      <w:pPr>
        <w:ind w:left="6674" w:hanging="180"/>
      </w:pPr>
      <w:rPr>
        <w:rFonts w:hint="default"/>
        <w:lang w:val="en-US" w:eastAsia="en-US" w:bidi="ar-SA"/>
      </w:rPr>
    </w:lvl>
    <w:lvl w:ilvl="7" w:tplc="CF80E95E">
      <w:numFmt w:val="bullet"/>
      <w:lvlText w:val="•"/>
      <w:lvlJc w:val="left"/>
      <w:pPr>
        <w:ind w:left="7857" w:hanging="180"/>
      </w:pPr>
      <w:rPr>
        <w:rFonts w:hint="default"/>
        <w:lang w:val="en-US" w:eastAsia="en-US" w:bidi="ar-SA"/>
      </w:rPr>
    </w:lvl>
    <w:lvl w:ilvl="8" w:tplc="81AC2DBE">
      <w:numFmt w:val="bullet"/>
      <w:lvlText w:val="•"/>
      <w:lvlJc w:val="left"/>
      <w:pPr>
        <w:ind w:left="9039" w:hanging="180"/>
      </w:pPr>
      <w:rPr>
        <w:rFonts w:hint="default"/>
        <w:lang w:val="en-US" w:eastAsia="en-US" w:bidi="ar-SA"/>
      </w:rPr>
    </w:lvl>
  </w:abstractNum>
  <w:abstractNum w:abstractNumId="43" w15:restartNumberingAfterBreak="0">
    <w:nsid w:val="6F375646"/>
    <w:multiLevelType w:val="hybridMultilevel"/>
    <w:tmpl w:val="F0CEA894"/>
    <w:lvl w:ilvl="0" w:tplc="AB62751C">
      <w:numFmt w:val="bullet"/>
      <w:lvlText w:val="•"/>
      <w:lvlJc w:val="left"/>
      <w:pPr>
        <w:ind w:left="1160" w:hanging="180"/>
      </w:pPr>
      <w:rPr>
        <w:rFonts w:ascii="Courier New" w:eastAsia="Courier New" w:hAnsi="Courier New" w:cs="Courier New" w:hint="default"/>
        <w:b w:val="0"/>
        <w:bCs w:val="0"/>
        <w:i w:val="0"/>
        <w:iCs w:val="0"/>
        <w:spacing w:val="0"/>
        <w:w w:val="100"/>
        <w:sz w:val="20"/>
        <w:szCs w:val="20"/>
        <w:lang w:val="en-US" w:eastAsia="en-US" w:bidi="ar-SA"/>
      </w:rPr>
    </w:lvl>
    <w:lvl w:ilvl="1" w:tplc="489289D0">
      <w:numFmt w:val="bullet"/>
      <w:lvlText w:val="•"/>
      <w:lvlJc w:val="left"/>
      <w:pPr>
        <w:ind w:left="2184" w:hanging="180"/>
      </w:pPr>
      <w:rPr>
        <w:rFonts w:hint="default"/>
        <w:lang w:val="en-US" w:eastAsia="en-US" w:bidi="ar-SA"/>
      </w:rPr>
    </w:lvl>
    <w:lvl w:ilvl="2" w:tplc="992224A0">
      <w:numFmt w:val="bullet"/>
      <w:lvlText w:val="•"/>
      <w:lvlJc w:val="left"/>
      <w:pPr>
        <w:ind w:left="3209" w:hanging="180"/>
      </w:pPr>
      <w:rPr>
        <w:rFonts w:hint="default"/>
        <w:lang w:val="en-US" w:eastAsia="en-US" w:bidi="ar-SA"/>
      </w:rPr>
    </w:lvl>
    <w:lvl w:ilvl="3" w:tplc="8674B8EE">
      <w:numFmt w:val="bullet"/>
      <w:lvlText w:val="•"/>
      <w:lvlJc w:val="left"/>
      <w:pPr>
        <w:ind w:left="4233" w:hanging="180"/>
      </w:pPr>
      <w:rPr>
        <w:rFonts w:hint="default"/>
        <w:lang w:val="en-US" w:eastAsia="en-US" w:bidi="ar-SA"/>
      </w:rPr>
    </w:lvl>
    <w:lvl w:ilvl="4" w:tplc="2D36E072">
      <w:numFmt w:val="bullet"/>
      <w:lvlText w:val="•"/>
      <w:lvlJc w:val="left"/>
      <w:pPr>
        <w:ind w:left="5258" w:hanging="180"/>
      </w:pPr>
      <w:rPr>
        <w:rFonts w:hint="default"/>
        <w:lang w:val="en-US" w:eastAsia="en-US" w:bidi="ar-SA"/>
      </w:rPr>
    </w:lvl>
    <w:lvl w:ilvl="5" w:tplc="F68C0F1E">
      <w:numFmt w:val="bullet"/>
      <w:lvlText w:val="•"/>
      <w:lvlJc w:val="left"/>
      <w:pPr>
        <w:ind w:left="6282" w:hanging="180"/>
      </w:pPr>
      <w:rPr>
        <w:rFonts w:hint="default"/>
        <w:lang w:val="en-US" w:eastAsia="en-US" w:bidi="ar-SA"/>
      </w:rPr>
    </w:lvl>
    <w:lvl w:ilvl="6" w:tplc="4FFABECA">
      <w:numFmt w:val="bullet"/>
      <w:lvlText w:val="•"/>
      <w:lvlJc w:val="left"/>
      <w:pPr>
        <w:ind w:left="7307" w:hanging="180"/>
      </w:pPr>
      <w:rPr>
        <w:rFonts w:hint="default"/>
        <w:lang w:val="en-US" w:eastAsia="en-US" w:bidi="ar-SA"/>
      </w:rPr>
    </w:lvl>
    <w:lvl w:ilvl="7" w:tplc="BFACC570">
      <w:numFmt w:val="bullet"/>
      <w:lvlText w:val="•"/>
      <w:lvlJc w:val="left"/>
      <w:pPr>
        <w:ind w:left="8331" w:hanging="180"/>
      </w:pPr>
      <w:rPr>
        <w:rFonts w:hint="default"/>
        <w:lang w:val="en-US" w:eastAsia="en-US" w:bidi="ar-SA"/>
      </w:rPr>
    </w:lvl>
    <w:lvl w:ilvl="8" w:tplc="FB1A9902">
      <w:numFmt w:val="bullet"/>
      <w:lvlText w:val="•"/>
      <w:lvlJc w:val="left"/>
      <w:pPr>
        <w:ind w:left="9356" w:hanging="180"/>
      </w:pPr>
      <w:rPr>
        <w:rFonts w:hint="default"/>
        <w:lang w:val="en-US" w:eastAsia="en-US" w:bidi="ar-SA"/>
      </w:rPr>
    </w:lvl>
  </w:abstractNum>
  <w:abstractNum w:abstractNumId="44" w15:restartNumberingAfterBreak="0">
    <w:nsid w:val="7D4D33AB"/>
    <w:multiLevelType w:val="hybridMultilevel"/>
    <w:tmpl w:val="DCD6B6AE"/>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num w:numId="1">
    <w:abstractNumId w:val="0"/>
  </w:num>
  <w:num w:numId="2">
    <w:abstractNumId w:val="39"/>
  </w:num>
  <w:num w:numId="3">
    <w:abstractNumId w:val="8"/>
  </w:num>
  <w:num w:numId="4">
    <w:abstractNumId w:val="6"/>
  </w:num>
  <w:num w:numId="5">
    <w:abstractNumId w:val="2"/>
  </w:num>
  <w:num w:numId="6">
    <w:abstractNumId w:val="15"/>
  </w:num>
  <w:num w:numId="7">
    <w:abstractNumId w:val="37"/>
  </w:num>
  <w:num w:numId="8">
    <w:abstractNumId w:val="25"/>
  </w:num>
  <w:num w:numId="9">
    <w:abstractNumId w:val="10"/>
  </w:num>
  <w:num w:numId="10">
    <w:abstractNumId w:val="32"/>
  </w:num>
  <w:num w:numId="11">
    <w:abstractNumId w:val="38"/>
  </w:num>
  <w:num w:numId="12">
    <w:abstractNumId w:val="5"/>
  </w:num>
  <w:num w:numId="13">
    <w:abstractNumId w:val="40"/>
  </w:num>
  <w:num w:numId="14">
    <w:abstractNumId w:val="12"/>
  </w:num>
  <w:num w:numId="15">
    <w:abstractNumId w:val="43"/>
  </w:num>
  <w:num w:numId="16">
    <w:abstractNumId w:val="14"/>
  </w:num>
  <w:num w:numId="17">
    <w:abstractNumId w:val="9"/>
  </w:num>
  <w:num w:numId="18">
    <w:abstractNumId w:val="13"/>
  </w:num>
  <w:num w:numId="19">
    <w:abstractNumId w:val="34"/>
  </w:num>
  <w:num w:numId="20">
    <w:abstractNumId w:val="3"/>
  </w:num>
  <w:num w:numId="21">
    <w:abstractNumId w:val="44"/>
  </w:num>
  <w:num w:numId="22">
    <w:abstractNumId w:val="35"/>
  </w:num>
  <w:num w:numId="23">
    <w:abstractNumId w:val="27"/>
  </w:num>
  <w:num w:numId="24">
    <w:abstractNumId w:val="30"/>
  </w:num>
  <w:num w:numId="25">
    <w:abstractNumId w:val="29"/>
  </w:num>
  <w:num w:numId="26">
    <w:abstractNumId w:val="31"/>
  </w:num>
  <w:num w:numId="27">
    <w:abstractNumId w:val="7"/>
  </w:num>
  <w:num w:numId="28">
    <w:abstractNumId w:val="19"/>
  </w:num>
  <w:num w:numId="29">
    <w:abstractNumId w:val="36"/>
  </w:num>
  <w:num w:numId="30">
    <w:abstractNumId w:val="4"/>
  </w:num>
  <w:num w:numId="31">
    <w:abstractNumId w:val="1"/>
  </w:num>
  <w:num w:numId="32">
    <w:abstractNumId w:val="33"/>
  </w:num>
  <w:num w:numId="33">
    <w:abstractNumId w:val="22"/>
  </w:num>
  <w:num w:numId="34">
    <w:abstractNumId w:val="17"/>
  </w:num>
  <w:num w:numId="35">
    <w:abstractNumId w:val="23"/>
  </w:num>
  <w:num w:numId="36">
    <w:abstractNumId w:val="42"/>
  </w:num>
  <w:num w:numId="37">
    <w:abstractNumId w:val="41"/>
  </w:num>
  <w:num w:numId="38">
    <w:abstractNumId w:val="26"/>
  </w:num>
  <w:num w:numId="39">
    <w:abstractNumId w:val="16"/>
  </w:num>
  <w:num w:numId="40">
    <w:abstractNumId w:val="20"/>
  </w:num>
  <w:num w:numId="41">
    <w:abstractNumId w:val="21"/>
  </w:num>
  <w:num w:numId="42">
    <w:abstractNumId w:val="28"/>
  </w:num>
  <w:num w:numId="43">
    <w:abstractNumId w:val="18"/>
  </w:num>
  <w:num w:numId="44">
    <w:abstractNumId w:val="11"/>
  </w:num>
  <w:num w:numId="45">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lmiero, Nikki">
    <w15:presenceInfo w15:providerId="AD" w15:userId="S::nep63@psu.edu::0cf1957a-39bc-47ba-9e43-12b99da7f3f3"/>
  </w15:person>
  <w15:person w15:author="Palmiero, Nicole">
    <w15:presenceInfo w15:providerId="AD" w15:userId="S::nep63@psu.edu::0cf1957a-39bc-47ba-9e43-12b99da7f3f3"/>
  </w15:person>
  <w15:person w15:author="Andre Rico">
    <w15:presenceInfo w15:providerId="Windows Live" w15:userId="2e38345db5d71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ADE"/>
    <w:rsid w:val="00001FFB"/>
    <w:rsid w:val="00007566"/>
    <w:rsid w:val="00025EB9"/>
    <w:rsid w:val="000C0572"/>
    <w:rsid w:val="0010375C"/>
    <w:rsid w:val="001601EF"/>
    <w:rsid w:val="00280D40"/>
    <w:rsid w:val="00393331"/>
    <w:rsid w:val="003C50BB"/>
    <w:rsid w:val="003C72E7"/>
    <w:rsid w:val="003E6270"/>
    <w:rsid w:val="00420B15"/>
    <w:rsid w:val="004B07E7"/>
    <w:rsid w:val="005109DA"/>
    <w:rsid w:val="00551804"/>
    <w:rsid w:val="00561B77"/>
    <w:rsid w:val="00564686"/>
    <w:rsid w:val="005E598E"/>
    <w:rsid w:val="0065354D"/>
    <w:rsid w:val="00657601"/>
    <w:rsid w:val="00696A83"/>
    <w:rsid w:val="006C65BB"/>
    <w:rsid w:val="007F076F"/>
    <w:rsid w:val="008044E8"/>
    <w:rsid w:val="0088220B"/>
    <w:rsid w:val="009B73EA"/>
    <w:rsid w:val="00A43222"/>
    <w:rsid w:val="00B7542D"/>
    <w:rsid w:val="00BD3F5A"/>
    <w:rsid w:val="00BE05F7"/>
    <w:rsid w:val="00C46BA6"/>
    <w:rsid w:val="00C50691"/>
    <w:rsid w:val="00C64D35"/>
    <w:rsid w:val="00CB2ADE"/>
    <w:rsid w:val="00D200C3"/>
    <w:rsid w:val="00E03C2B"/>
    <w:rsid w:val="00F44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1D19B"/>
  <w15:chartTrackingRefBased/>
  <w15:docId w15:val="{A10FCEE4-55DE-E049-8276-49658A927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2AD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2A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468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AD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2AD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64686"/>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D200C3"/>
    <w:pPr>
      <w:spacing w:before="480" w:line="276" w:lineRule="auto"/>
      <w:outlineLvl w:val="9"/>
    </w:pPr>
    <w:rPr>
      <w:b/>
      <w:bCs/>
      <w:sz w:val="28"/>
      <w:szCs w:val="28"/>
    </w:rPr>
  </w:style>
  <w:style w:type="paragraph" w:styleId="TOC1">
    <w:name w:val="toc 1"/>
    <w:basedOn w:val="Normal"/>
    <w:next w:val="Normal"/>
    <w:autoRedefine/>
    <w:uiPriority w:val="39"/>
    <w:unhideWhenUsed/>
    <w:rsid w:val="00D200C3"/>
    <w:pPr>
      <w:spacing w:before="120"/>
    </w:pPr>
    <w:rPr>
      <w:rFonts w:cstheme="minorHAnsi"/>
      <w:b/>
      <w:bCs/>
      <w:i/>
      <w:iCs/>
    </w:rPr>
  </w:style>
  <w:style w:type="paragraph" w:styleId="TOC2">
    <w:name w:val="toc 2"/>
    <w:basedOn w:val="Normal"/>
    <w:next w:val="Normal"/>
    <w:autoRedefine/>
    <w:uiPriority w:val="39"/>
    <w:unhideWhenUsed/>
    <w:rsid w:val="00D200C3"/>
    <w:pPr>
      <w:spacing w:before="120"/>
      <w:ind w:left="240"/>
    </w:pPr>
    <w:rPr>
      <w:rFonts w:cstheme="minorHAnsi"/>
      <w:b/>
      <w:bCs/>
      <w:sz w:val="22"/>
      <w:szCs w:val="22"/>
    </w:rPr>
  </w:style>
  <w:style w:type="paragraph" w:styleId="TOC3">
    <w:name w:val="toc 3"/>
    <w:basedOn w:val="Normal"/>
    <w:next w:val="Normal"/>
    <w:autoRedefine/>
    <w:uiPriority w:val="39"/>
    <w:unhideWhenUsed/>
    <w:rsid w:val="00D200C3"/>
    <w:pPr>
      <w:ind w:left="480"/>
    </w:pPr>
    <w:rPr>
      <w:rFonts w:cstheme="minorHAnsi"/>
      <w:sz w:val="20"/>
      <w:szCs w:val="20"/>
    </w:rPr>
  </w:style>
  <w:style w:type="character" w:styleId="Hyperlink">
    <w:name w:val="Hyperlink"/>
    <w:basedOn w:val="DefaultParagraphFont"/>
    <w:uiPriority w:val="99"/>
    <w:unhideWhenUsed/>
    <w:rsid w:val="00D200C3"/>
    <w:rPr>
      <w:color w:val="0563C1" w:themeColor="hyperlink"/>
      <w:u w:val="single"/>
    </w:rPr>
  </w:style>
  <w:style w:type="paragraph" w:styleId="TOC4">
    <w:name w:val="toc 4"/>
    <w:basedOn w:val="Normal"/>
    <w:next w:val="Normal"/>
    <w:autoRedefine/>
    <w:uiPriority w:val="39"/>
    <w:semiHidden/>
    <w:unhideWhenUsed/>
    <w:rsid w:val="00D200C3"/>
    <w:pPr>
      <w:ind w:left="720"/>
    </w:pPr>
    <w:rPr>
      <w:rFonts w:cstheme="minorHAnsi"/>
      <w:sz w:val="20"/>
      <w:szCs w:val="20"/>
    </w:rPr>
  </w:style>
  <w:style w:type="paragraph" w:styleId="TOC5">
    <w:name w:val="toc 5"/>
    <w:basedOn w:val="Normal"/>
    <w:next w:val="Normal"/>
    <w:autoRedefine/>
    <w:uiPriority w:val="39"/>
    <w:semiHidden/>
    <w:unhideWhenUsed/>
    <w:rsid w:val="00D200C3"/>
    <w:pPr>
      <w:ind w:left="960"/>
    </w:pPr>
    <w:rPr>
      <w:rFonts w:cstheme="minorHAnsi"/>
      <w:sz w:val="20"/>
      <w:szCs w:val="20"/>
    </w:rPr>
  </w:style>
  <w:style w:type="paragraph" w:styleId="TOC6">
    <w:name w:val="toc 6"/>
    <w:basedOn w:val="Normal"/>
    <w:next w:val="Normal"/>
    <w:autoRedefine/>
    <w:uiPriority w:val="39"/>
    <w:semiHidden/>
    <w:unhideWhenUsed/>
    <w:rsid w:val="00D200C3"/>
    <w:pPr>
      <w:ind w:left="1200"/>
    </w:pPr>
    <w:rPr>
      <w:rFonts w:cstheme="minorHAnsi"/>
      <w:sz w:val="20"/>
      <w:szCs w:val="20"/>
    </w:rPr>
  </w:style>
  <w:style w:type="paragraph" w:styleId="TOC7">
    <w:name w:val="toc 7"/>
    <w:basedOn w:val="Normal"/>
    <w:next w:val="Normal"/>
    <w:autoRedefine/>
    <w:uiPriority w:val="39"/>
    <w:semiHidden/>
    <w:unhideWhenUsed/>
    <w:rsid w:val="00D200C3"/>
    <w:pPr>
      <w:ind w:left="1440"/>
    </w:pPr>
    <w:rPr>
      <w:rFonts w:cstheme="minorHAnsi"/>
      <w:sz w:val="20"/>
      <w:szCs w:val="20"/>
    </w:rPr>
  </w:style>
  <w:style w:type="paragraph" w:styleId="TOC8">
    <w:name w:val="toc 8"/>
    <w:basedOn w:val="Normal"/>
    <w:next w:val="Normal"/>
    <w:autoRedefine/>
    <w:uiPriority w:val="39"/>
    <w:semiHidden/>
    <w:unhideWhenUsed/>
    <w:rsid w:val="00D200C3"/>
    <w:pPr>
      <w:ind w:left="1680"/>
    </w:pPr>
    <w:rPr>
      <w:rFonts w:cstheme="minorHAnsi"/>
      <w:sz w:val="20"/>
      <w:szCs w:val="20"/>
    </w:rPr>
  </w:style>
  <w:style w:type="paragraph" w:styleId="TOC9">
    <w:name w:val="toc 9"/>
    <w:basedOn w:val="Normal"/>
    <w:next w:val="Normal"/>
    <w:autoRedefine/>
    <w:uiPriority w:val="39"/>
    <w:semiHidden/>
    <w:unhideWhenUsed/>
    <w:rsid w:val="00D200C3"/>
    <w:pPr>
      <w:ind w:left="1920"/>
    </w:pPr>
    <w:rPr>
      <w:rFonts w:cstheme="minorHAnsi"/>
      <w:sz w:val="20"/>
      <w:szCs w:val="20"/>
    </w:rPr>
  </w:style>
  <w:style w:type="paragraph" w:styleId="BodyText">
    <w:name w:val="Body Text"/>
    <w:basedOn w:val="Normal"/>
    <w:link w:val="BodyTextChar"/>
    <w:uiPriority w:val="1"/>
    <w:qFormat/>
    <w:rsid w:val="00696A83"/>
    <w:pPr>
      <w:widowControl w:val="0"/>
      <w:autoSpaceDE w:val="0"/>
      <w:autoSpaceDN w:val="0"/>
    </w:pPr>
    <w:rPr>
      <w:rFonts w:ascii="Helvetica" w:eastAsia="Helvetica" w:hAnsi="Helvetica" w:cs="Helvetica"/>
      <w:sz w:val="20"/>
      <w:szCs w:val="20"/>
    </w:rPr>
  </w:style>
  <w:style w:type="character" w:customStyle="1" w:styleId="BodyTextChar">
    <w:name w:val="Body Text Char"/>
    <w:basedOn w:val="DefaultParagraphFont"/>
    <w:link w:val="BodyText"/>
    <w:uiPriority w:val="1"/>
    <w:rsid w:val="00696A83"/>
    <w:rPr>
      <w:rFonts w:ascii="Helvetica" w:eastAsia="Helvetica" w:hAnsi="Helvetica" w:cs="Helvetica"/>
      <w:sz w:val="20"/>
      <w:szCs w:val="20"/>
    </w:rPr>
  </w:style>
  <w:style w:type="paragraph" w:styleId="Caption">
    <w:name w:val="caption"/>
    <w:basedOn w:val="Normal"/>
    <w:next w:val="Normal"/>
    <w:uiPriority w:val="35"/>
    <w:unhideWhenUsed/>
    <w:qFormat/>
    <w:rsid w:val="00696A83"/>
    <w:pPr>
      <w:spacing w:after="200"/>
    </w:pPr>
    <w:rPr>
      <w:i/>
      <w:iCs/>
      <w:color w:val="44546A" w:themeColor="text2"/>
      <w:sz w:val="18"/>
      <w:szCs w:val="18"/>
    </w:rPr>
  </w:style>
  <w:style w:type="paragraph" w:styleId="TableofFigures">
    <w:name w:val="table of figures"/>
    <w:basedOn w:val="Normal"/>
    <w:next w:val="Normal"/>
    <w:uiPriority w:val="99"/>
    <w:unhideWhenUsed/>
    <w:rsid w:val="0065354D"/>
  </w:style>
  <w:style w:type="paragraph" w:customStyle="1" w:styleId="code">
    <w:name w:val="code"/>
    <w:basedOn w:val="BodyText"/>
    <w:qFormat/>
    <w:rsid w:val="009B73EA"/>
    <w:pPr>
      <w:spacing w:before="152"/>
      <w:ind w:left="388" w:firstLine="332"/>
    </w:pPr>
    <w:rPr>
      <w:rFonts w:ascii="Courier New"/>
    </w:rPr>
  </w:style>
  <w:style w:type="paragraph" w:customStyle="1" w:styleId="UserGuider">
    <w:name w:val="UserGuider"/>
    <w:basedOn w:val="BodyText"/>
    <w:autoRedefine/>
    <w:qFormat/>
    <w:rsid w:val="006C65BB"/>
    <w:pPr>
      <w:spacing w:before="130" w:line="360" w:lineRule="auto"/>
      <w:ind w:left="300" w:right="797"/>
      <w:jc w:val="both"/>
    </w:pPr>
  </w:style>
  <w:style w:type="paragraph" w:styleId="ListParagraph">
    <w:name w:val="List Paragraph"/>
    <w:basedOn w:val="Normal"/>
    <w:uiPriority w:val="1"/>
    <w:qFormat/>
    <w:rsid w:val="00C64D35"/>
    <w:pPr>
      <w:widowControl w:val="0"/>
      <w:autoSpaceDE w:val="0"/>
      <w:autoSpaceDN w:val="0"/>
      <w:spacing w:before="110"/>
      <w:ind w:left="1159" w:hanging="179"/>
    </w:pPr>
    <w:rPr>
      <w:rFonts w:ascii="Helvetica" w:eastAsia="Helvetica" w:hAnsi="Helvetica" w:cs="Helvetica"/>
      <w:sz w:val="22"/>
      <w:szCs w:val="22"/>
    </w:rPr>
  </w:style>
  <w:style w:type="paragraph" w:styleId="CommentText">
    <w:name w:val="annotation text"/>
    <w:basedOn w:val="Normal"/>
    <w:link w:val="CommentTextChar"/>
    <w:uiPriority w:val="99"/>
    <w:semiHidden/>
    <w:unhideWhenUsed/>
    <w:rsid w:val="00C64D35"/>
    <w:rPr>
      <w:sz w:val="20"/>
      <w:szCs w:val="20"/>
    </w:rPr>
  </w:style>
  <w:style w:type="character" w:customStyle="1" w:styleId="CommentTextChar">
    <w:name w:val="Comment Text Char"/>
    <w:basedOn w:val="DefaultParagraphFont"/>
    <w:link w:val="CommentText"/>
    <w:uiPriority w:val="99"/>
    <w:semiHidden/>
    <w:rsid w:val="00C64D35"/>
    <w:rPr>
      <w:sz w:val="20"/>
      <w:szCs w:val="20"/>
    </w:rPr>
  </w:style>
  <w:style w:type="paragraph" w:styleId="CommentSubject">
    <w:name w:val="annotation subject"/>
    <w:basedOn w:val="CommentText"/>
    <w:next w:val="CommentText"/>
    <w:link w:val="CommentSubjectChar"/>
    <w:uiPriority w:val="99"/>
    <w:semiHidden/>
    <w:unhideWhenUsed/>
    <w:rsid w:val="00C64D35"/>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C64D35"/>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657601"/>
    <w:rPr>
      <w:color w:val="605E5C"/>
      <w:shd w:val="clear" w:color="auto" w:fill="E1DFDD"/>
    </w:rPr>
  </w:style>
  <w:style w:type="paragraph" w:customStyle="1" w:styleId="code2">
    <w:name w:val="code 2"/>
    <w:basedOn w:val="Normal"/>
    <w:qFormat/>
    <w:rsid w:val="00657601"/>
    <w:pPr>
      <w:ind w:left="388" w:firstLine="332"/>
    </w:pPr>
    <w:rPr>
      <w:rFonts w:ascii="Courier New" w:eastAsia="Helvetica" w:hAnsi="Helvetica" w:cs="Helvetica"/>
      <w:sz w:val="20"/>
      <w:szCs w:val="20"/>
    </w:rPr>
  </w:style>
  <w:style w:type="character" w:styleId="CommentReference">
    <w:name w:val="annotation reference"/>
    <w:basedOn w:val="DefaultParagraphFont"/>
    <w:uiPriority w:val="99"/>
    <w:semiHidden/>
    <w:unhideWhenUsed/>
    <w:rsid w:val="003E6270"/>
    <w:rPr>
      <w:sz w:val="16"/>
      <w:szCs w:val="16"/>
    </w:rPr>
  </w:style>
  <w:style w:type="paragraph" w:styleId="NoSpacing">
    <w:name w:val="No Spacing"/>
    <w:link w:val="NoSpacingChar"/>
    <w:uiPriority w:val="1"/>
    <w:qFormat/>
    <w:rsid w:val="001601EF"/>
    <w:rPr>
      <w:rFonts w:eastAsiaTheme="minorEastAsia"/>
      <w:sz w:val="22"/>
      <w:szCs w:val="22"/>
      <w:lang w:eastAsia="zh-CN"/>
    </w:rPr>
  </w:style>
  <w:style w:type="character" w:customStyle="1" w:styleId="NoSpacingChar">
    <w:name w:val="No Spacing Char"/>
    <w:basedOn w:val="DefaultParagraphFont"/>
    <w:link w:val="NoSpacing"/>
    <w:uiPriority w:val="1"/>
    <w:rsid w:val="001601EF"/>
    <w:rPr>
      <w:rFonts w:eastAsiaTheme="minorEastAsia"/>
      <w:sz w:val="22"/>
      <w:szCs w:val="22"/>
      <w:lang w:eastAsia="zh-CN"/>
    </w:rPr>
  </w:style>
  <w:style w:type="paragraph" w:styleId="Header">
    <w:name w:val="header"/>
    <w:basedOn w:val="Normal"/>
    <w:link w:val="HeaderChar"/>
    <w:uiPriority w:val="99"/>
    <w:unhideWhenUsed/>
    <w:rsid w:val="001601EF"/>
    <w:pPr>
      <w:tabs>
        <w:tab w:val="center" w:pos="4680"/>
        <w:tab w:val="right" w:pos="9360"/>
      </w:tabs>
    </w:pPr>
  </w:style>
  <w:style w:type="character" w:customStyle="1" w:styleId="HeaderChar">
    <w:name w:val="Header Char"/>
    <w:basedOn w:val="DefaultParagraphFont"/>
    <w:link w:val="Header"/>
    <w:uiPriority w:val="99"/>
    <w:rsid w:val="001601EF"/>
  </w:style>
  <w:style w:type="paragraph" w:styleId="Footer">
    <w:name w:val="footer"/>
    <w:basedOn w:val="Normal"/>
    <w:link w:val="FooterChar"/>
    <w:uiPriority w:val="99"/>
    <w:unhideWhenUsed/>
    <w:rsid w:val="001601EF"/>
    <w:pPr>
      <w:tabs>
        <w:tab w:val="center" w:pos="4680"/>
        <w:tab w:val="right" w:pos="9360"/>
      </w:tabs>
    </w:pPr>
  </w:style>
  <w:style w:type="character" w:customStyle="1" w:styleId="FooterChar">
    <w:name w:val="Footer Char"/>
    <w:basedOn w:val="DefaultParagraphFont"/>
    <w:link w:val="Footer"/>
    <w:uiPriority w:val="99"/>
    <w:rsid w:val="001601EF"/>
  </w:style>
  <w:style w:type="character" w:styleId="PageNumber">
    <w:name w:val="page number"/>
    <w:basedOn w:val="DefaultParagraphFont"/>
    <w:uiPriority w:val="99"/>
    <w:semiHidden/>
    <w:unhideWhenUsed/>
    <w:rsid w:val="001601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813510">
      <w:bodyDiv w:val="1"/>
      <w:marLeft w:val="0"/>
      <w:marRight w:val="0"/>
      <w:marTop w:val="0"/>
      <w:marBottom w:val="0"/>
      <w:divBdr>
        <w:top w:val="none" w:sz="0" w:space="0" w:color="auto"/>
        <w:left w:val="none" w:sz="0" w:space="0" w:color="auto"/>
        <w:bottom w:val="none" w:sz="0" w:space="0" w:color="auto"/>
        <w:right w:val="none" w:sz="0" w:space="0" w:color="auto"/>
      </w:divBdr>
    </w:div>
    <w:div w:id="609701986">
      <w:bodyDiv w:val="1"/>
      <w:marLeft w:val="0"/>
      <w:marRight w:val="0"/>
      <w:marTop w:val="0"/>
      <w:marBottom w:val="0"/>
      <w:divBdr>
        <w:top w:val="none" w:sz="0" w:space="0" w:color="auto"/>
        <w:left w:val="none" w:sz="0" w:space="0" w:color="auto"/>
        <w:bottom w:val="none" w:sz="0" w:space="0" w:color="auto"/>
        <w:right w:val="none" w:sz="0" w:space="0" w:color="auto"/>
      </w:divBdr>
    </w:div>
    <w:div w:id="1286348507">
      <w:bodyDiv w:val="1"/>
      <w:marLeft w:val="0"/>
      <w:marRight w:val="0"/>
      <w:marTop w:val="0"/>
      <w:marBottom w:val="0"/>
      <w:divBdr>
        <w:top w:val="none" w:sz="0" w:space="0" w:color="auto"/>
        <w:left w:val="none" w:sz="0" w:space="0" w:color="auto"/>
        <w:bottom w:val="none" w:sz="0" w:space="0" w:color="auto"/>
        <w:right w:val="none" w:sz="0" w:space="0" w:color="auto"/>
      </w:divBdr>
    </w:div>
    <w:div w:id="1993948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jpeg"/><Relationship Id="rId47" Type="http://schemas.microsoft.com/office/2018/08/relationships/commentsExtensible" Target="commentsExtensible.xml"/><Relationship Id="rId50"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eader" Target="header1.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127.0.0.1:8000/" TargetMode="External"/><Relationship Id="rId37" Type="http://schemas.openxmlformats.org/officeDocument/2006/relationships/image" Target="media/image24.jpeg"/><Relationship Id="rId40" Type="http://schemas.openxmlformats.org/officeDocument/2006/relationships/image" Target="media/image27.png"/><Relationship Id="rId45" Type="http://schemas.microsoft.com/office/2011/relationships/commentsExtended" Target="commentsExtended.xm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2.xml"/><Relationship Id="rId44" Type="http://schemas.openxmlformats.org/officeDocument/2006/relationships/comments" Target="comments.xml"/><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1.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127.0.0.1:8000/" TargetMode="External"/><Relationship Id="rId25" Type="http://schemas.openxmlformats.org/officeDocument/2006/relationships/image" Target="media/image16.jpeg"/><Relationship Id="rId33" Type="http://schemas.openxmlformats.org/officeDocument/2006/relationships/image" Target="media/image20.jpeg"/><Relationship Id="rId38" Type="http://schemas.openxmlformats.org/officeDocument/2006/relationships/image" Target="media/image25.jpeg"/><Relationship Id="rId46" Type="http://schemas.microsoft.com/office/2016/09/relationships/commentsIds" Target="commentsIds.xml"/><Relationship Id="rId20" Type="http://schemas.openxmlformats.org/officeDocument/2006/relationships/image" Target="media/image11.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3.jpe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69A9E2-F994-694D-B7BA-98F009EF0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63</Pages>
  <Words>14320</Words>
  <Characters>81630</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IGEM User Guider</dc:title>
  <dc:subject>Integrative Genome-Exposome Method</dc:subject>
  <dc:creator/>
  <cp:keywords/>
  <dc:description/>
  <cp:lastModifiedBy>Andre Rico</cp:lastModifiedBy>
  <cp:revision>3</cp:revision>
  <dcterms:created xsi:type="dcterms:W3CDTF">2023-06-30T22:49:00Z</dcterms:created>
  <dcterms:modified xsi:type="dcterms:W3CDTF">2023-06-30T22:52:00Z</dcterms:modified>
</cp:coreProperties>
</file>